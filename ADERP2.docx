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098D8" w14:textId="77777777" w:rsidR="0051463D" w:rsidRDefault="0051463D" w:rsidP="0051463D">
      <w:pPr>
        <w:spacing w:after="208"/>
        <w:ind w:right="536"/>
        <w:jc w:val="center"/>
      </w:pPr>
      <w:bookmarkStart w:id="0" w:name="_Hlk25230505"/>
      <w:r>
        <w:rPr>
          <w:rFonts w:ascii="Calibri" w:eastAsia="Calibri" w:hAnsi="Calibri" w:cs="Calibri"/>
          <w:color w:val="000000"/>
        </w:rPr>
        <w:t xml:space="preserve">A PROJECT REPORT ON </w:t>
      </w:r>
    </w:p>
    <w:p w14:paraId="2E0453C3" w14:textId="77777777" w:rsidR="0051463D" w:rsidRDefault="0051463D" w:rsidP="0051463D">
      <w:pPr>
        <w:pStyle w:val="Heading2"/>
      </w:pPr>
      <w:r>
        <w:t>HOME AUTOMATION USING NODE MCU ,GOOGLE ASSISTANT AND BLYNK APP</w:t>
      </w:r>
    </w:p>
    <w:p w14:paraId="770E29A4" w14:textId="77777777" w:rsidR="0051463D" w:rsidRPr="00E568AF" w:rsidRDefault="0051463D" w:rsidP="0051463D">
      <w:pPr>
        <w:spacing w:after="0"/>
        <w:ind w:right="334"/>
        <w:jc w:val="center"/>
        <w:rPr>
          <w:rFonts w:ascii="Calibri" w:eastAsia="Calibri" w:hAnsi="Calibri" w:cs="Calibri"/>
          <w:color w:val="FF0000"/>
          <w:sz w:val="96"/>
        </w:rPr>
      </w:pPr>
      <w:r>
        <w:rPr>
          <w:noProof/>
        </w:rPr>
        <w:drawing>
          <wp:inline distT="0" distB="0" distL="0" distR="0" wp14:anchorId="15BAC5DD" wp14:editId="39457E09">
            <wp:extent cx="1607566" cy="138176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7566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FF0000"/>
          <w:sz w:val="96"/>
        </w:rPr>
        <w:t xml:space="preserve"> </w:t>
      </w:r>
    </w:p>
    <w:p w14:paraId="7560758E" w14:textId="77777777" w:rsidR="0051463D" w:rsidRDefault="0051463D" w:rsidP="0051463D">
      <w:pPr>
        <w:spacing w:after="134"/>
        <w:ind w:right="425"/>
        <w:jc w:val="center"/>
      </w:pPr>
      <w:r>
        <w:rPr>
          <w:rFonts w:ascii="Calibri" w:eastAsia="Calibri" w:hAnsi="Calibri" w:cs="Calibri"/>
          <w:color w:val="000000"/>
          <w:sz w:val="56"/>
        </w:rPr>
        <w:t xml:space="preserve"> </w:t>
      </w:r>
    </w:p>
    <w:p w14:paraId="108AC7E4" w14:textId="77777777" w:rsidR="0051463D" w:rsidRDefault="0051463D" w:rsidP="0051463D">
      <w:pPr>
        <w:spacing w:after="124" w:line="262" w:lineRule="auto"/>
        <w:ind w:right="52"/>
        <w:jc w:val="center"/>
      </w:pPr>
      <w:r>
        <w:rPr>
          <w:rFonts w:ascii="Calibri" w:eastAsia="Calibri" w:hAnsi="Calibri" w:cs="Calibri"/>
          <w:color w:val="000000"/>
          <w:sz w:val="56"/>
        </w:rPr>
        <w:t xml:space="preserve">DEPARTMENT OF COMPUTER SCIENCE AND </w:t>
      </w:r>
    </w:p>
    <w:p w14:paraId="372340AF" w14:textId="77777777" w:rsidR="0051463D" w:rsidRDefault="0051463D" w:rsidP="0051463D">
      <w:pPr>
        <w:spacing w:after="0" w:line="262" w:lineRule="auto"/>
        <w:ind w:right="552"/>
        <w:jc w:val="center"/>
      </w:pPr>
      <w:r>
        <w:rPr>
          <w:rFonts w:ascii="Calibri" w:eastAsia="Calibri" w:hAnsi="Calibri" w:cs="Calibri"/>
          <w:color w:val="000000"/>
          <w:sz w:val="56"/>
        </w:rPr>
        <w:t xml:space="preserve">ENGINEERING </w:t>
      </w:r>
    </w:p>
    <w:p w14:paraId="5E753EA8" w14:textId="77777777" w:rsidR="0051463D" w:rsidRDefault="0051463D" w:rsidP="0051463D">
      <w:pPr>
        <w:spacing w:after="245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 xml:space="preserve"> </w:t>
      </w:r>
    </w:p>
    <w:p w14:paraId="52F19F01" w14:textId="77777777" w:rsidR="0051463D" w:rsidRDefault="0051463D" w:rsidP="0051463D">
      <w:pPr>
        <w:spacing w:after="245"/>
      </w:pPr>
      <w:r>
        <w:rPr>
          <w:rFonts w:ascii="Calibri" w:eastAsia="Calibri" w:hAnsi="Calibri" w:cs="Calibri"/>
          <w:b/>
          <w:color w:val="000000"/>
          <w:sz w:val="48"/>
        </w:rPr>
        <w:t xml:space="preserve">SUBJECT : </w:t>
      </w:r>
      <w:r>
        <w:rPr>
          <w:rFonts w:ascii="Calibri" w:eastAsia="Calibri" w:hAnsi="Calibri" w:cs="Calibri"/>
          <w:b/>
          <w:color w:val="000000"/>
          <w:sz w:val="48"/>
          <w:u w:val="single" w:color="000000"/>
        </w:rPr>
        <w:t xml:space="preserve">ANALOG &amp; DIGITAL ELECTRONICS </w:t>
      </w:r>
      <w:r>
        <w:rPr>
          <w:rFonts w:ascii="Calibri" w:eastAsia="Calibri" w:hAnsi="Calibri" w:cs="Calibri"/>
          <w:b/>
          <w:color w:val="000000"/>
          <w:sz w:val="48"/>
        </w:rPr>
        <w:t xml:space="preserve">. </w:t>
      </w:r>
    </w:p>
    <w:p w14:paraId="1A6DB964" w14:textId="77777777" w:rsidR="0051463D" w:rsidRDefault="0051463D" w:rsidP="0051463D">
      <w:pPr>
        <w:spacing w:after="158"/>
        <w:rPr>
          <w:rFonts w:ascii="Calibri" w:eastAsia="Calibri" w:hAnsi="Calibri" w:cs="Calibri"/>
          <w:b/>
          <w:color w:val="000000"/>
          <w:sz w:val="28"/>
        </w:rPr>
      </w:pPr>
      <w:r>
        <w:rPr>
          <w:rFonts w:ascii="Calibri" w:eastAsia="Calibri" w:hAnsi="Calibri" w:cs="Calibri"/>
          <w:b/>
          <w:color w:val="000000"/>
          <w:sz w:val="28"/>
        </w:rPr>
        <w:t xml:space="preserve">                                                         Report-2</w:t>
      </w:r>
    </w:p>
    <w:p w14:paraId="7E6DE480" w14:textId="77777777" w:rsidR="0051463D" w:rsidRPr="00E568AF" w:rsidRDefault="0051463D" w:rsidP="0051463D">
      <w:pPr>
        <w:spacing w:after="158"/>
        <w:rPr>
          <w:rFonts w:ascii="Segoe UI" w:eastAsia="Segoe UI" w:hAnsi="Segoe UI" w:cs="Segoe UI"/>
          <w:b/>
          <w:color w:val="000000"/>
          <w:szCs w:val="36"/>
        </w:rPr>
      </w:pPr>
      <w:r w:rsidRPr="00E568AF">
        <w:rPr>
          <w:rFonts w:ascii="Segoe UI" w:eastAsia="Segoe UI" w:hAnsi="Segoe UI" w:cs="Segoe UI"/>
          <w:b/>
          <w:color w:val="000000"/>
          <w:szCs w:val="36"/>
        </w:rPr>
        <w:t xml:space="preserve">SUBMITTED BY :                                         </w:t>
      </w:r>
      <w:r>
        <w:rPr>
          <w:rFonts w:ascii="Segoe UI" w:eastAsia="Segoe UI" w:hAnsi="Segoe UI" w:cs="Segoe UI"/>
          <w:b/>
          <w:color w:val="000000"/>
          <w:szCs w:val="36"/>
        </w:rPr>
        <w:t>SUBMITTED T0:</w:t>
      </w:r>
      <w:r w:rsidRPr="00E568AF">
        <w:rPr>
          <w:rFonts w:ascii="Segoe UI" w:eastAsia="Segoe UI" w:hAnsi="Segoe UI" w:cs="Segoe UI"/>
          <w:b/>
          <w:color w:val="000000"/>
          <w:szCs w:val="36"/>
        </w:rPr>
        <w:t xml:space="preserve">                             </w:t>
      </w:r>
    </w:p>
    <w:p w14:paraId="58E40506" w14:textId="77777777" w:rsidR="0051463D" w:rsidRDefault="0051463D" w:rsidP="0051463D">
      <w:pPr>
        <w:spacing w:after="216"/>
        <w:ind w:right="488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ROHIT KUMAR DAS            : 1MV18CS081                                </w:t>
      </w:r>
      <w:r w:rsidRPr="00EE20E0">
        <w:rPr>
          <w:sz w:val="24"/>
          <w:szCs w:val="24"/>
          <w:u w:val="single"/>
        </w:rPr>
        <w:t>Mrs. REKHA.B.N</w:t>
      </w:r>
    </w:p>
    <w:p w14:paraId="3EA1A134" w14:textId="77777777" w:rsidR="0051463D" w:rsidRPr="00EE20E0" w:rsidRDefault="0051463D" w:rsidP="0051463D">
      <w:pPr>
        <w:spacing w:after="216"/>
        <w:ind w:right="488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 SAURAV KUMAR                  : 1MV18CS091                                    (Professor)</w:t>
      </w:r>
    </w:p>
    <w:p w14:paraId="59B2228D" w14:textId="77777777" w:rsidR="0051463D" w:rsidRDefault="0051463D" w:rsidP="0051463D">
      <w:pPr>
        <w:spacing w:after="216"/>
        <w:ind w:right="488"/>
        <w:rPr>
          <w:sz w:val="24"/>
          <w:szCs w:val="24"/>
        </w:rPr>
      </w:pPr>
      <w:r>
        <w:rPr>
          <w:sz w:val="24"/>
          <w:szCs w:val="24"/>
        </w:rPr>
        <w:t xml:space="preserve"> SHAIKH ABDUL THOUHID: 1MV18CS093                                    (Dept. of ECE)</w:t>
      </w:r>
    </w:p>
    <w:p w14:paraId="21E4732F" w14:textId="77777777" w:rsidR="0051463D" w:rsidRDefault="0051463D" w:rsidP="0051463D">
      <w:pPr>
        <w:spacing w:after="216"/>
        <w:ind w:right="488"/>
        <w:rPr>
          <w:sz w:val="24"/>
          <w:szCs w:val="24"/>
        </w:rPr>
      </w:pPr>
      <w:r>
        <w:rPr>
          <w:sz w:val="24"/>
          <w:szCs w:val="24"/>
        </w:rPr>
        <w:t xml:space="preserve"> SHAURYA AGARWAL          : 1MV18CS096</w:t>
      </w:r>
    </w:p>
    <w:p w14:paraId="5423A47F" w14:textId="3A00F570" w:rsidR="0051463D" w:rsidRDefault="0051463D" w:rsidP="0051463D">
      <w:pPr>
        <w:spacing w:after="216"/>
        <w:ind w:right="488"/>
        <w:rPr>
          <w:sz w:val="24"/>
          <w:szCs w:val="24"/>
        </w:rPr>
      </w:pPr>
      <w:r>
        <w:rPr>
          <w:sz w:val="24"/>
          <w:szCs w:val="24"/>
        </w:rPr>
        <w:t xml:space="preserve"> SRESTH SINGH                    : 1MV18CS102</w:t>
      </w:r>
    </w:p>
    <w:p w14:paraId="51D49F2E" w14:textId="6C10B979" w:rsidR="0051463D" w:rsidRDefault="0051463D" w:rsidP="0051463D">
      <w:pPr>
        <w:spacing w:after="216"/>
        <w:ind w:right="488"/>
        <w:rPr>
          <w:sz w:val="24"/>
          <w:szCs w:val="24"/>
        </w:rPr>
      </w:pPr>
    </w:p>
    <w:p w14:paraId="58A85582" w14:textId="77777777" w:rsidR="0051463D" w:rsidRDefault="005146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489F36" w14:textId="77777777" w:rsidR="0051463D" w:rsidRPr="00E568AF" w:rsidRDefault="0051463D" w:rsidP="0051463D">
      <w:pPr>
        <w:spacing w:after="216"/>
        <w:ind w:right="488"/>
        <w:rPr>
          <w:sz w:val="24"/>
          <w:szCs w:val="24"/>
        </w:rPr>
      </w:pPr>
    </w:p>
    <w:p w14:paraId="766A6E7B" w14:textId="77777777" w:rsidR="0051463D" w:rsidRPr="00EE20E0" w:rsidRDefault="0051463D" w:rsidP="0051463D">
      <w:pPr>
        <w:pStyle w:val="Heading2"/>
      </w:pPr>
      <w:r w:rsidRPr="00EE20E0">
        <w:t xml:space="preserve"> ACKNOWLEDGEMENT </w:t>
      </w:r>
    </w:p>
    <w:p w14:paraId="6C1D566C" w14:textId="77777777" w:rsidR="0051463D" w:rsidRDefault="0051463D" w:rsidP="0051463D">
      <w:pPr>
        <w:spacing w:after="0"/>
        <w:ind w:right="407"/>
        <w:jc w:val="center"/>
      </w:pPr>
      <w:r>
        <w:rPr>
          <w:color w:val="FF0000"/>
          <w:sz w:val="52"/>
        </w:rPr>
        <w:t xml:space="preserve"> </w:t>
      </w:r>
    </w:p>
    <w:p w14:paraId="3C89633F" w14:textId="77777777" w:rsidR="0051463D" w:rsidRDefault="0051463D" w:rsidP="0051463D">
      <w:pPr>
        <w:spacing w:after="0"/>
      </w:pPr>
      <w:r>
        <w:rPr>
          <w:color w:val="000000"/>
          <w:sz w:val="40"/>
        </w:rPr>
        <w:t xml:space="preserve"> </w:t>
      </w:r>
    </w:p>
    <w:p w14:paraId="7DB14505" w14:textId="77777777" w:rsidR="0051463D" w:rsidRDefault="0051463D" w:rsidP="0051463D">
      <w:pPr>
        <w:spacing w:after="0" w:line="249" w:lineRule="auto"/>
        <w:ind w:left="-5" w:right="598"/>
      </w:pPr>
      <w:r>
        <w:rPr>
          <w:color w:val="000000"/>
          <w:sz w:val="40"/>
        </w:rPr>
        <w:t xml:space="preserve">I express my profound gratitude to                  </w:t>
      </w:r>
    </w:p>
    <w:p w14:paraId="14B1C88E" w14:textId="77777777" w:rsidR="0051463D" w:rsidRDefault="0051463D" w:rsidP="0051463D">
      <w:pPr>
        <w:spacing w:after="0" w:line="249" w:lineRule="auto"/>
        <w:ind w:left="-5" w:right="598"/>
      </w:pPr>
      <w:r>
        <w:rPr>
          <w:color w:val="000000"/>
          <w:sz w:val="40"/>
        </w:rPr>
        <w:t xml:space="preserve">Mrs. </w:t>
      </w:r>
      <w:proofErr w:type="spellStart"/>
      <w:r>
        <w:rPr>
          <w:color w:val="000000"/>
          <w:sz w:val="40"/>
        </w:rPr>
        <w:t>Rekha.B.N</w:t>
      </w:r>
      <w:proofErr w:type="spellEnd"/>
      <w:r>
        <w:rPr>
          <w:color w:val="000000"/>
          <w:sz w:val="40"/>
        </w:rPr>
        <w:t xml:space="preserve"> (Professor), Department of Electronics &amp; Communication  Engineering for the valuable help and guidance in the preparation of this project on Home Automation using node </w:t>
      </w:r>
      <w:proofErr w:type="spellStart"/>
      <w:r>
        <w:rPr>
          <w:color w:val="000000"/>
          <w:sz w:val="40"/>
        </w:rPr>
        <w:t>mcu</w:t>
      </w:r>
      <w:proofErr w:type="spellEnd"/>
      <w:r>
        <w:rPr>
          <w:color w:val="000000"/>
          <w:sz w:val="40"/>
        </w:rPr>
        <w:t xml:space="preserve">, google assistant and </w:t>
      </w:r>
      <w:proofErr w:type="spellStart"/>
      <w:r>
        <w:rPr>
          <w:color w:val="000000"/>
          <w:sz w:val="40"/>
        </w:rPr>
        <w:t>blynk</w:t>
      </w:r>
      <w:proofErr w:type="spellEnd"/>
      <w:r>
        <w:rPr>
          <w:color w:val="000000"/>
          <w:sz w:val="40"/>
        </w:rPr>
        <w:t xml:space="preserve"> app. </w:t>
      </w:r>
    </w:p>
    <w:p w14:paraId="0367AD42" w14:textId="77777777" w:rsidR="0051463D" w:rsidRDefault="0051463D" w:rsidP="0051463D">
      <w:pPr>
        <w:spacing w:after="0" w:line="249" w:lineRule="auto"/>
        <w:ind w:left="-5" w:right="598"/>
      </w:pPr>
      <w:r>
        <w:rPr>
          <w:color w:val="000000"/>
          <w:sz w:val="40"/>
        </w:rPr>
        <w:t xml:space="preserve">I would like to extend my sincere thanks to Professor and all other staff members of Electronics  &amp; Communication Engineering.  We are also thankful to everyone who all supported us ,for that we have completed our report effectively and moreover on time. I sincerely thank everyone for their valuable suggestions, motivation and encouragement. </w:t>
      </w:r>
    </w:p>
    <w:p w14:paraId="3B6E5CE6" w14:textId="4CE5547C" w:rsidR="0051463D" w:rsidRDefault="0051463D" w:rsidP="0051463D">
      <w:pPr>
        <w:spacing w:after="0"/>
        <w:rPr>
          <w:color w:val="000000"/>
        </w:rPr>
      </w:pPr>
      <w:r>
        <w:rPr>
          <w:color w:val="000000"/>
        </w:rPr>
        <w:t xml:space="preserve"> </w:t>
      </w:r>
    </w:p>
    <w:p w14:paraId="14E70758" w14:textId="7E117CD4" w:rsidR="0051463D" w:rsidRDefault="0051463D" w:rsidP="0051463D">
      <w:pPr>
        <w:spacing w:after="0"/>
        <w:rPr>
          <w:color w:val="000000"/>
        </w:rPr>
      </w:pPr>
    </w:p>
    <w:p w14:paraId="7FEEC440" w14:textId="05EBD98B" w:rsidR="0051463D" w:rsidRDefault="0051463D" w:rsidP="0051463D">
      <w:pPr>
        <w:spacing w:after="0"/>
        <w:rPr>
          <w:color w:val="000000"/>
        </w:rPr>
      </w:pPr>
    </w:p>
    <w:p w14:paraId="44055A93" w14:textId="1C709245" w:rsidR="0051463D" w:rsidRDefault="0051463D" w:rsidP="0051463D">
      <w:pPr>
        <w:spacing w:after="0"/>
        <w:rPr>
          <w:color w:val="000000"/>
        </w:rPr>
      </w:pPr>
    </w:p>
    <w:p w14:paraId="25A824E1" w14:textId="3E9B8DFA" w:rsidR="0051463D" w:rsidRDefault="0051463D" w:rsidP="0051463D">
      <w:pPr>
        <w:spacing w:after="0"/>
        <w:rPr>
          <w:color w:val="000000"/>
        </w:rPr>
      </w:pPr>
    </w:p>
    <w:p w14:paraId="70A2792C" w14:textId="240F8685" w:rsidR="0051463D" w:rsidRDefault="0051463D" w:rsidP="0051463D">
      <w:pPr>
        <w:spacing w:after="0"/>
        <w:rPr>
          <w:color w:val="000000"/>
        </w:rPr>
      </w:pPr>
    </w:p>
    <w:p w14:paraId="02A867C6" w14:textId="11A1C709" w:rsidR="0051463D" w:rsidRDefault="0051463D" w:rsidP="0051463D">
      <w:pPr>
        <w:spacing w:after="0"/>
        <w:rPr>
          <w:color w:val="000000"/>
        </w:rPr>
      </w:pPr>
    </w:p>
    <w:p w14:paraId="065D6F47" w14:textId="4982BA74" w:rsidR="0051463D" w:rsidRDefault="0051463D" w:rsidP="0051463D">
      <w:pPr>
        <w:spacing w:after="0"/>
        <w:rPr>
          <w:color w:val="000000"/>
        </w:rPr>
      </w:pPr>
    </w:p>
    <w:p w14:paraId="3737CECE" w14:textId="7305866E" w:rsidR="0051463D" w:rsidRDefault="0051463D" w:rsidP="0051463D">
      <w:pPr>
        <w:spacing w:after="0"/>
        <w:rPr>
          <w:color w:val="000000"/>
        </w:rPr>
      </w:pPr>
    </w:p>
    <w:p w14:paraId="360322BF" w14:textId="3158CBBC" w:rsidR="0051463D" w:rsidRDefault="0051463D" w:rsidP="0051463D">
      <w:pPr>
        <w:spacing w:after="0"/>
        <w:rPr>
          <w:color w:val="000000"/>
        </w:rPr>
      </w:pPr>
    </w:p>
    <w:p w14:paraId="368CB6AD" w14:textId="4F48DA59" w:rsidR="0051463D" w:rsidRDefault="0051463D" w:rsidP="0051463D">
      <w:pPr>
        <w:spacing w:after="0"/>
        <w:rPr>
          <w:color w:val="000000"/>
        </w:rPr>
      </w:pPr>
    </w:p>
    <w:p w14:paraId="38ED5775" w14:textId="0440F627" w:rsidR="0051463D" w:rsidRDefault="0051463D" w:rsidP="0051463D">
      <w:pPr>
        <w:spacing w:after="0"/>
        <w:rPr>
          <w:color w:val="000000"/>
        </w:rPr>
      </w:pPr>
    </w:p>
    <w:p w14:paraId="4B2FF70E" w14:textId="0A25B978" w:rsidR="0051463D" w:rsidRDefault="0051463D" w:rsidP="0051463D">
      <w:pPr>
        <w:spacing w:after="0"/>
        <w:rPr>
          <w:color w:val="000000"/>
        </w:rPr>
      </w:pPr>
    </w:p>
    <w:p w14:paraId="6448DADA" w14:textId="5A00C81E" w:rsidR="0051463D" w:rsidRDefault="0051463D" w:rsidP="0051463D">
      <w:pPr>
        <w:spacing w:after="0"/>
        <w:rPr>
          <w:color w:val="000000"/>
        </w:rPr>
      </w:pPr>
    </w:p>
    <w:p w14:paraId="6B0A0874" w14:textId="7AF33702" w:rsidR="0051463D" w:rsidRDefault="0051463D" w:rsidP="0051463D">
      <w:pPr>
        <w:spacing w:after="0"/>
        <w:rPr>
          <w:color w:val="000000"/>
        </w:rPr>
      </w:pPr>
    </w:p>
    <w:p w14:paraId="5F924514" w14:textId="09710C20" w:rsidR="0051463D" w:rsidRDefault="0051463D" w:rsidP="0051463D">
      <w:pPr>
        <w:spacing w:after="0"/>
        <w:rPr>
          <w:color w:val="000000"/>
        </w:rPr>
      </w:pPr>
    </w:p>
    <w:p w14:paraId="50EAE4C4" w14:textId="5E57156F" w:rsidR="0051463D" w:rsidRPr="0051463D" w:rsidRDefault="0051463D" w:rsidP="0051463D">
      <w:pPr>
        <w:spacing w:after="0"/>
        <w:rPr>
          <w:b/>
          <w:bCs/>
          <w:color w:val="000000"/>
          <w:sz w:val="52"/>
          <w:szCs w:val="52"/>
          <w:u w:val="single"/>
        </w:rPr>
      </w:pPr>
    </w:p>
    <w:p w14:paraId="4DDE222F" w14:textId="28816F95" w:rsidR="0051463D" w:rsidRDefault="0051463D" w:rsidP="0051463D">
      <w:pPr>
        <w:spacing w:after="0"/>
        <w:rPr>
          <w:b/>
          <w:bCs/>
          <w:color w:val="000000"/>
          <w:sz w:val="52"/>
          <w:szCs w:val="52"/>
          <w:u w:val="single"/>
        </w:rPr>
      </w:pPr>
      <w:r w:rsidRPr="0051463D">
        <w:rPr>
          <w:b/>
          <w:bCs/>
          <w:color w:val="000000"/>
          <w:sz w:val="52"/>
          <w:szCs w:val="52"/>
          <w:u w:val="single"/>
        </w:rPr>
        <w:t>WORK PROGR</w:t>
      </w:r>
      <w:r>
        <w:rPr>
          <w:b/>
          <w:bCs/>
          <w:color w:val="000000"/>
          <w:sz w:val="52"/>
          <w:szCs w:val="52"/>
          <w:u w:val="single"/>
        </w:rPr>
        <w:t>ESS</w:t>
      </w:r>
    </w:p>
    <w:p w14:paraId="52D3EE9E" w14:textId="27760CF9" w:rsidR="0051463D" w:rsidRDefault="0051463D" w:rsidP="0051463D">
      <w:pPr>
        <w:spacing w:after="0"/>
        <w:rPr>
          <w:b/>
          <w:bCs/>
          <w:color w:val="000000"/>
          <w:sz w:val="52"/>
          <w:szCs w:val="52"/>
          <w:u w:val="single"/>
        </w:rPr>
      </w:pPr>
    </w:p>
    <w:p w14:paraId="76DC83AC" w14:textId="26D8CA88" w:rsidR="0051463D" w:rsidRPr="0051463D" w:rsidRDefault="0051463D" w:rsidP="0051463D">
      <w:pPr>
        <w:pStyle w:val="ListParagraph"/>
        <w:numPr>
          <w:ilvl w:val="0"/>
          <w:numId w:val="1"/>
        </w:numPr>
        <w:spacing w:after="0"/>
        <w:rPr>
          <w:i/>
          <w:iCs/>
          <w:color w:val="000000"/>
          <w:sz w:val="52"/>
          <w:szCs w:val="52"/>
        </w:rPr>
      </w:pPr>
      <w:r w:rsidRPr="0051463D">
        <w:rPr>
          <w:i/>
          <w:iCs/>
          <w:color w:val="000000"/>
          <w:sz w:val="52"/>
          <w:szCs w:val="52"/>
        </w:rPr>
        <w:t>Project layout prepared with actual diagrams.</w:t>
      </w:r>
    </w:p>
    <w:p w14:paraId="65DE8C03" w14:textId="54093B41" w:rsidR="0051463D" w:rsidRDefault="0051463D" w:rsidP="0051463D">
      <w:pPr>
        <w:pStyle w:val="ListParagraph"/>
        <w:numPr>
          <w:ilvl w:val="0"/>
          <w:numId w:val="1"/>
        </w:numPr>
        <w:spacing w:after="0"/>
        <w:rPr>
          <w:i/>
          <w:iCs/>
          <w:color w:val="000000"/>
          <w:sz w:val="52"/>
          <w:szCs w:val="52"/>
        </w:rPr>
      </w:pPr>
      <w:r w:rsidRPr="0051463D">
        <w:rPr>
          <w:i/>
          <w:iCs/>
          <w:color w:val="000000"/>
          <w:sz w:val="52"/>
          <w:szCs w:val="52"/>
        </w:rPr>
        <w:t>All the components Required are procured</w:t>
      </w:r>
      <w:r>
        <w:rPr>
          <w:i/>
          <w:iCs/>
          <w:color w:val="000000"/>
          <w:sz w:val="52"/>
          <w:szCs w:val="52"/>
        </w:rPr>
        <w:t>.</w:t>
      </w:r>
    </w:p>
    <w:p w14:paraId="01331704" w14:textId="60B21561" w:rsidR="0051463D" w:rsidRDefault="0051463D" w:rsidP="0051463D">
      <w:pPr>
        <w:pStyle w:val="ListParagraph"/>
        <w:numPr>
          <w:ilvl w:val="0"/>
          <w:numId w:val="1"/>
        </w:numPr>
        <w:spacing w:after="0"/>
        <w:rPr>
          <w:i/>
          <w:iCs/>
          <w:color w:val="000000"/>
          <w:sz w:val="52"/>
          <w:szCs w:val="52"/>
        </w:rPr>
      </w:pPr>
      <w:r>
        <w:rPr>
          <w:i/>
          <w:iCs/>
          <w:color w:val="000000"/>
          <w:sz w:val="52"/>
          <w:szCs w:val="52"/>
        </w:rPr>
        <w:t>All the components are arranged As per the schematics.</w:t>
      </w:r>
    </w:p>
    <w:p w14:paraId="41F81F4D" w14:textId="77777777" w:rsidR="0051463D" w:rsidRDefault="0051463D" w:rsidP="0051463D">
      <w:pPr>
        <w:pStyle w:val="ListParagraph"/>
        <w:numPr>
          <w:ilvl w:val="0"/>
          <w:numId w:val="1"/>
        </w:numPr>
        <w:spacing w:after="0"/>
        <w:rPr>
          <w:i/>
          <w:iCs/>
          <w:color w:val="000000"/>
          <w:sz w:val="52"/>
          <w:szCs w:val="52"/>
        </w:rPr>
      </w:pPr>
      <w:r>
        <w:rPr>
          <w:i/>
          <w:iCs/>
          <w:color w:val="000000"/>
          <w:sz w:val="52"/>
          <w:szCs w:val="52"/>
        </w:rPr>
        <w:t>Coding is done for the hardware.</w:t>
      </w:r>
    </w:p>
    <w:p w14:paraId="42147E9E" w14:textId="77777777" w:rsidR="0051463D" w:rsidRDefault="0051463D" w:rsidP="0051463D">
      <w:pPr>
        <w:pStyle w:val="ListParagraph"/>
        <w:numPr>
          <w:ilvl w:val="0"/>
          <w:numId w:val="1"/>
        </w:numPr>
        <w:spacing w:after="0"/>
        <w:rPr>
          <w:i/>
          <w:iCs/>
          <w:color w:val="000000"/>
          <w:sz w:val="52"/>
          <w:szCs w:val="52"/>
        </w:rPr>
      </w:pPr>
      <w:r>
        <w:rPr>
          <w:i/>
          <w:iCs/>
          <w:color w:val="000000"/>
          <w:sz w:val="52"/>
          <w:szCs w:val="52"/>
        </w:rPr>
        <w:t>Third party software are configured according to the needs.</w:t>
      </w:r>
    </w:p>
    <w:p w14:paraId="685777A2" w14:textId="77777777" w:rsidR="0051463D" w:rsidRDefault="0051463D" w:rsidP="0051463D">
      <w:pPr>
        <w:pStyle w:val="ListParagraph"/>
        <w:numPr>
          <w:ilvl w:val="0"/>
          <w:numId w:val="1"/>
        </w:numPr>
        <w:spacing w:after="0"/>
        <w:rPr>
          <w:i/>
          <w:iCs/>
          <w:color w:val="000000"/>
          <w:sz w:val="52"/>
          <w:szCs w:val="52"/>
        </w:rPr>
      </w:pPr>
      <w:r>
        <w:rPr>
          <w:i/>
          <w:iCs/>
          <w:color w:val="000000"/>
          <w:sz w:val="52"/>
          <w:szCs w:val="52"/>
        </w:rPr>
        <w:t>Component testing is done.</w:t>
      </w:r>
    </w:p>
    <w:p w14:paraId="352688B0" w14:textId="3D8C0883" w:rsidR="0051463D" w:rsidRDefault="0051463D" w:rsidP="0051463D">
      <w:pPr>
        <w:pStyle w:val="ListParagraph"/>
        <w:numPr>
          <w:ilvl w:val="0"/>
          <w:numId w:val="1"/>
        </w:numPr>
        <w:spacing w:after="0"/>
        <w:rPr>
          <w:i/>
          <w:iCs/>
          <w:color w:val="000000"/>
          <w:sz w:val="52"/>
          <w:szCs w:val="52"/>
        </w:rPr>
      </w:pPr>
      <w:r>
        <w:rPr>
          <w:i/>
          <w:iCs/>
          <w:color w:val="000000"/>
          <w:sz w:val="52"/>
          <w:szCs w:val="52"/>
        </w:rPr>
        <w:t>System testing is pending  for the whole system and it is to be completed soon.</w:t>
      </w:r>
    </w:p>
    <w:p w14:paraId="0630052C" w14:textId="09B9BA23" w:rsidR="0051463D" w:rsidRPr="0051463D" w:rsidRDefault="0051463D" w:rsidP="0051463D">
      <w:pPr>
        <w:pStyle w:val="ListParagraph"/>
        <w:spacing w:after="0"/>
        <w:rPr>
          <w:i/>
          <w:iCs/>
          <w:color w:val="000000"/>
          <w:sz w:val="52"/>
          <w:szCs w:val="52"/>
        </w:rPr>
      </w:pPr>
      <w:r>
        <w:rPr>
          <w:i/>
          <w:iCs/>
          <w:color w:val="000000"/>
          <w:sz w:val="52"/>
          <w:szCs w:val="52"/>
        </w:rPr>
        <w:t xml:space="preserve"> </w:t>
      </w:r>
    </w:p>
    <w:p w14:paraId="65852B86" w14:textId="40E39B02" w:rsidR="0051463D" w:rsidRPr="0051463D" w:rsidRDefault="0051463D" w:rsidP="0051463D">
      <w:pPr>
        <w:spacing w:after="0"/>
        <w:rPr>
          <w:i/>
          <w:iCs/>
          <w:color w:val="000000"/>
        </w:rPr>
      </w:pPr>
    </w:p>
    <w:p w14:paraId="76BE61B5" w14:textId="00B74FA0" w:rsidR="0051463D" w:rsidRPr="0051463D" w:rsidRDefault="0051463D" w:rsidP="0051463D">
      <w:pPr>
        <w:spacing w:after="0"/>
        <w:rPr>
          <w:i/>
          <w:iCs/>
          <w:color w:val="000000"/>
        </w:rPr>
      </w:pPr>
    </w:p>
    <w:p w14:paraId="13764BC6" w14:textId="3C45A992" w:rsidR="0051463D" w:rsidRDefault="0051463D" w:rsidP="0051463D">
      <w:pPr>
        <w:spacing w:after="0"/>
        <w:rPr>
          <w:color w:val="000000"/>
        </w:rPr>
      </w:pPr>
    </w:p>
    <w:p w14:paraId="578725AF" w14:textId="76BD926C" w:rsidR="0051463D" w:rsidRDefault="0051463D" w:rsidP="0051463D">
      <w:pPr>
        <w:spacing w:after="0"/>
        <w:rPr>
          <w:color w:val="000000"/>
        </w:rPr>
      </w:pPr>
    </w:p>
    <w:p w14:paraId="61A72FFE" w14:textId="65E91FBA" w:rsidR="0051463D" w:rsidRDefault="0051463D" w:rsidP="0051463D">
      <w:pPr>
        <w:spacing w:after="0"/>
        <w:rPr>
          <w:color w:val="000000"/>
        </w:rPr>
      </w:pPr>
    </w:p>
    <w:p w14:paraId="3B731776" w14:textId="4957CB21" w:rsidR="0051463D" w:rsidRDefault="0051463D" w:rsidP="0051463D">
      <w:pPr>
        <w:spacing w:after="0"/>
        <w:rPr>
          <w:color w:val="000000"/>
        </w:rPr>
      </w:pPr>
    </w:p>
    <w:p w14:paraId="481892D8" w14:textId="71C64AD9" w:rsidR="0051463D" w:rsidRDefault="0051463D" w:rsidP="0051463D">
      <w:pPr>
        <w:spacing w:after="0"/>
        <w:rPr>
          <w:color w:val="000000"/>
        </w:rPr>
      </w:pPr>
    </w:p>
    <w:p w14:paraId="5F3253A0" w14:textId="28BF1770" w:rsidR="0051463D" w:rsidRDefault="0051463D" w:rsidP="0051463D">
      <w:pPr>
        <w:spacing w:after="0"/>
        <w:rPr>
          <w:color w:val="000000"/>
        </w:rPr>
      </w:pPr>
    </w:p>
    <w:p w14:paraId="45F2F642" w14:textId="7E1CEF76" w:rsidR="0051463D" w:rsidRDefault="005F1424" w:rsidP="0051463D">
      <w:pPr>
        <w:spacing w:after="0"/>
        <w:rPr>
          <w:rFonts w:cstheme="minorHAnsi"/>
          <w:b/>
          <w:bCs/>
          <w:color w:val="000000" w:themeColor="text1"/>
          <w:sz w:val="48"/>
          <w:szCs w:val="48"/>
          <w:u w:val="single"/>
        </w:rPr>
      </w:pPr>
      <w:r w:rsidRPr="005F1424">
        <w:rPr>
          <w:rFonts w:cstheme="minorHAnsi"/>
          <w:b/>
          <w:bCs/>
          <w:color w:val="000000" w:themeColor="text1"/>
          <w:sz w:val="48"/>
          <w:szCs w:val="48"/>
          <w:u w:val="single"/>
        </w:rPr>
        <w:lastRenderedPageBreak/>
        <w:t>Circuit Diagram</w:t>
      </w:r>
    </w:p>
    <w:p w14:paraId="385B2A6F" w14:textId="5B868CC9" w:rsidR="005F1424" w:rsidRPr="005F1424" w:rsidRDefault="005F1424" w:rsidP="0051463D">
      <w:pPr>
        <w:spacing w:after="0"/>
        <w:rPr>
          <w:rFonts w:cstheme="minorHAnsi"/>
          <w:b/>
          <w:bCs/>
          <w:color w:val="000000" w:themeColor="text1"/>
          <w:sz w:val="48"/>
          <w:szCs w:val="48"/>
        </w:rPr>
      </w:pPr>
      <w:r>
        <w:rPr>
          <w:rFonts w:cstheme="minorHAnsi"/>
          <w:b/>
          <w:bCs/>
          <w:noProof/>
          <w:color w:val="000000" w:themeColor="text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D3D801" wp14:editId="5CD8E2DF">
                <wp:simplePos x="0" y="0"/>
                <wp:positionH relativeFrom="column">
                  <wp:posOffset>4381500</wp:posOffset>
                </wp:positionH>
                <wp:positionV relativeFrom="paragraph">
                  <wp:posOffset>1320800</wp:posOffset>
                </wp:positionV>
                <wp:extent cx="914400" cy="9144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D04AA" w14:textId="4A140200" w:rsidR="005F1424" w:rsidRDefault="005F1424" w:rsidP="005F14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5V 2A</w:t>
                            </w:r>
                          </w:p>
                          <w:p w14:paraId="7C9DA931" w14:textId="5B7DB9EA" w:rsidR="005F1424" w:rsidRPr="005F1424" w:rsidRDefault="005F1424" w:rsidP="005F14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3D801" id="Rectangle 2" o:spid="_x0000_s1026" style="position:absolute;margin-left:345pt;margin-top:104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" fillcolor="white [3212]" strokecolor="#1f3763 [1604]" strokeweight="1pt">
                <v:textbox>
                  <w:txbxContent>
                    <w:p w14:paraId="61ED04AA" w14:textId="4A140200" w:rsidR="005F1424" w:rsidRDefault="005F1424" w:rsidP="005F14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5V 2A</w:t>
                      </w:r>
                    </w:p>
                    <w:p w14:paraId="7C9DA931" w14:textId="5B7DB9EA" w:rsidR="005F1424" w:rsidRPr="005F1424" w:rsidRDefault="005F1424" w:rsidP="005F14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Power Supply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HAnsi"/>
          <w:b/>
          <w:bCs/>
          <w:noProof/>
          <w:color w:val="000000" w:themeColor="text1"/>
          <w:sz w:val="48"/>
          <w:szCs w:val="48"/>
        </w:rPr>
        <w:drawing>
          <wp:inline distT="0" distB="0" distL="0" distR="0" wp14:anchorId="3CE64A15" wp14:editId="1A39F18C">
            <wp:extent cx="5731510" cy="37858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277A" w14:textId="77777777" w:rsidR="0051463D" w:rsidRDefault="0051463D" w:rsidP="0051463D">
      <w:pPr>
        <w:spacing w:after="0"/>
      </w:pPr>
    </w:p>
    <w:p w14:paraId="13EEA592" w14:textId="77777777" w:rsidR="0051463D" w:rsidRDefault="0051463D" w:rsidP="0051463D">
      <w:pPr>
        <w:spacing w:after="0"/>
      </w:pPr>
      <w:r>
        <w:rPr>
          <w:color w:val="000000"/>
          <w:sz w:val="21"/>
        </w:rPr>
        <w:t xml:space="preserve"> </w:t>
      </w:r>
      <w:r>
        <w:rPr>
          <w:color w:val="000000"/>
          <w:sz w:val="21"/>
        </w:rPr>
        <w:tab/>
        <w:t xml:space="preserve"> </w:t>
      </w:r>
    </w:p>
    <w:p w14:paraId="4552867D" w14:textId="77777777" w:rsidR="0051463D" w:rsidRDefault="0051463D" w:rsidP="0051463D">
      <w:pPr>
        <w:spacing w:after="194"/>
        <w:ind w:right="3458"/>
        <w:jc w:val="right"/>
        <w:rPr>
          <w:color w:val="000000"/>
          <w:sz w:val="56"/>
        </w:rPr>
      </w:pPr>
    </w:p>
    <w:p w14:paraId="09FE48F3" w14:textId="77777777" w:rsidR="0051463D" w:rsidRDefault="0051463D" w:rsidP="0051463D">
      <w:pPr>
        <w:spacing w:after="194"/>
        <w:ind w:right="3458"/>
        <w:jc w:val="right"/>
        <w:rPr>
          <w:color w:val="000000"/>
          <w:sz w:val="56"/>
        </w:rPr>
      </w:pPr>
    </w:p>
    <w:p w14:paraId="7B413617" w14:textId="77777777" w:rsidR="0051463D" w:rsidRDefault="0051463D" w:rsidP="0051463D">
      <w:pPr>
        <w:spacing w:after="194"/>
        <w:ind w:right="3458"/>
        <w:jc w:val="right"/>
        <w:rPr>
          <w:color w:val="000000"/>
          <w:sz w:val="56"/>
        </w:rPr>
      </w:pPr>
    </w:p>
    <w:p w14:paraId="0FC509D1" w14:textId="77777777" w:rsidR="0051463D" w:rsidRDefault="0051463D" w:rsidP="0051463D">
      <w:pPr>
        <w:spacing w:after="194"/>
        <w:ind w:right="3458"/>
        <w:jc w:val="right"/>
        <w:rPr>
          <w:color w:val="000000"/>
          <w:sz w:val="56"/>
        </w:rPr>
      </w:pPr>
    </w:p>
    <w:p w14:paraId="15165B57" w14:textId="77777777" w:rsidR="0051463D" w:rsidRDefault="0051463D" w:rsidP="0051463D">
      <w:pPr>
        <w:spacing w:after="194"/>
        <w:ind w:right="3458"/>
        <w:jc w:val="center"/>
      </w:pPr>
    </w:p>
    <w:bookmarkEnd w:id="0"/>
    <w:p w14:paraId="62899BE9" w14:textId="015239ED" w:rsidR="002F466F" w:rsidRDefault="002F466F"/>
    <w:p w14:paraId="4A84EC80" w14:textId="6871B534" w:rsidR="005F1424" w:rsidRDefault="005F1424"/>
    <w:p w14:paraId="6D4174DD" w14:textId="032D2E7C" w:rsidR="005F1424" w:rsidRDefault="005F1424"/>
    <w:p w14:paraId="775D099C" w14:textId="47469937" w:rsidR="005F1424" w:rsidRDefault="005F1424"/>
    <w:p w14:paraId="7A70A0FA" w14:textId="4DDC9A65" w:rsidR="005F1424" w:rsidRDefault="005F1424"/>
    <w:p w14:paraId="231BED09" w14:textId="01612BAB" w:rsidR="005F1424" w:rsidRDefault="005F1424"/>
    <w:p w14:paraId="07D4F7D8" w14:textId="725B60A3" w:rsidR="005F1424" w:rsidRPr="005F1424" w:rsidRDefault="005F1424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 xml:space="preserve">Components and </w:t>
      </w:r>
      <w:r w:rsidRPr="005F1424">
        <w:rPr>
          <w:b/>
          <w:bCs/>
          <w:sz w:val="48"/>
          <w:szCs w:val="48"/>
          <w:u w:val="single"/>
        </w:rPr>
        <w:t>Cost</w:t>
      </w:r>
    </w:p>
    <w:p w14:paraId="5789FBD9" w14:textId="26E63144" w:rsidR="005F1424" w:rsidRDefault="005F1424"/>
    <w:tbl>
      <w:tblPr>
        <w:tblStyle w:val="TableGrid"/>
        <w:tblW w:w="9145" w:type="dxa"/>
        <w:tblLook w:val="04A0" w:firstRow="1" w:lastRow="0" w:firstColumn="1" w:lastColumn="0" w:noHBand="0" w:noVBand="1"/>
      </w:tblPr>
      <w:tblGrid>
        <w:gridCol w:w="3048"/>
        <w:gridCol w:w="3048"/>
        <w:gridCol w:w="3049"/>
      </w:tblGrid>
      <w:tr w:rsidR="005F1424" w14:paraId="1576F5E5" w14:textId="77777777" w:rsidTr="005F1424">
        <w:trPr>
          <w:trHeight w:val="279"/>
        </w:trPr>
        <w:tc>
          <w:tcPr>
            <w:tcW w:w="3048" w:type="dxa"/>
          </w:tcPr>
          <w:p w14:paraId="7FB8A93E" w14:textId="010C414C" w:rsidR="005F1424" w:rsidRDefault="005F1424">
            <w:r>
              <w:t>Items</w:t>
            </w:r>
          </w:p>
        </w:tc>
        <w:tc>
          <w:tcPr>
            <w:tcW w:w="3048" w:type="dxa"/>
          </w:tcPr>
          <w:p w14:paraId="6A41B50B" w14:textId="4325EE60" w:rsidR="005F1424" w:rsidRDefault="005F1424">
            <w:r>
              <w:t>Quantity</w:t>
            </w:r>
          </w:p>
        </w:tc>
        <w:tc>
          <w:tcPr>
            <w:tcW w:w="3049" w:type="dxa"/>
          </w:tcPr>
          <w:p w14:paraId="75CB5B35" w14:textId="7520A5EB" w:rsidR="005F1424" w:rsidRDefault="005F1424">
            <w:r>
              <w:t>Cost(in Rs.)</w:t>
            </w:r>
          </w:p>
        </w:tc>
      </w:tr>
      <w:tr w:rsidR="005F1424" w14:paraId="28CCC2AC" w14:textId="77777777" w:rsidTr="005F1424">
        <w:trPr>
          <w:trHeight w:val="279"/>
        </w:trPr>
        <w:tc>
          <w:tcPr>
            <w:tcW w:w="3048" w:type="dxa"/>
          </w:tcPr>
          <w:p w14:paraId="0FC40C90" w14:textId="77F8793B" w:rsidR="005F1424" w:rsidRDefault="005F1424">
            <w:r>
              <w:t>Node MCU</w:t>
            </w:r>
          </w:p>
        </w:tc>
        <w:tc>
          <w:tcPr>
            <w:tcW w:w="3048" w:type="dxa"/>
          </w:tcPr>
          <w:p w14:paraId="6F22B6E4" w14:textId="124FB26A" w:rsidR="005F1424" w:rsidRDefault="005F1424">
            <w:r>
              <w:t>1</w:t>
            </w:r>
          </w:p>
        </w:tc>
        <w:tc>
          <w:tcPr>
            <w:tcW w:w="3049" w:type="dxa"/>
          </w:tcPr>
          <w:p w14:paraId="21CF4D14" w14:textId="008A238F" w:rsidR="005F1424" w:rsidRDefault="005F1424">
            <w:r>
              <w:t>251</w:t>
            </w:r>
          </w:p>
        </w:tc>
      </w:tr>
      <w:tr w:rsidR="005F1424" w14:paraId="5B8765BA" w14:textId="77777777" w:rsidTr="005F1424">
        <w:trPr>
          <w:trHeight w:val="291"/>
        </w:trPr>
        <w:tc>
          <w:tcPr>
            <w:tcW w:w="3048" w:type="dxa"/>
          </w:tcPr>
          <w:p w14:paraId="5255021F" w14:textId="0F09C4BA" w:rsidR="005F1424" w:rsidRDefault="005F1424">
            <w:r>
              <w:t>Relay Module 4 Channel</w:t>
            </w:r>
          </w:p>
        </w:tc>
        <w:tc>
          <w:tcPr>
            <w:tcW w:w="3048" w:type="dxa"/>
          </w:tcPr>
          <w:p w14:paraId="223F3D99" w14:textId="04CCBD62" w:rsidR="005F1424" w:rsidRDefault="005F1424">
            <w:r>
              <w:t>1</w:t>
            </w:r>
          </w:p>
        </w:tc>
        <w:tc>
          <w:tcPr>
            <w:tcW w:w="3049" w:type="dxa"/>
          </w:tcPr>
          <w:p w14:paraId="6F2AE45B" w14:textId="0BC0340F" w:rsidR="005F1424" w:rsidRDefault="005F1424">
            <w:r>
              <w:t>285</w:t>
            </w:r>
          </w:p>
        </w:tc>
      </w:tr>
      <w:tr w:rsidR="005F1424" w14:paraId="77B6CA32" w14:textId="77777777" w:rsidTr="005F1424">
        <w:trPr>
          <w:trHeight w:val="279"/>
        </w:trPr>
        <w:tc>
          <w:tcPr>
            <w:tcW w:w="3048" w:type="dxa"/>
          </w:tcPr>
          <w:p w14:paraId="781B890D" w14:textId="45C9974F" w:rsidR="005F1424" w:rsidRDefault="005F1424">
            <w:r>
              <w:t>Power Supply</w:t>
            </w:r>
          </w:p>
        </w:tc>
        <w:tc>
          <w:tcPr>
            <w:tcW w:w="3048" w:type="dxa"/>
          </w:tcPr>
          <w:p w14:paraId="5365B022" w14:textId="77777777" w:rsidR="005F1424" w:rsidRDefault="005F1424"/>
        </w:tc>
        <w:tc>
          <w:tcPr>
            <w:tcW w:w="3049" w:type="dxa"/>
          </w:tcPr>
          <w:p w14:paraId="7F22DE4A" w14:textId="77777777" w:rsidR="005F1424" w:rsidRDefault="005F1424"/>
        </w:tc>
      </w:tr>
      <w:tr w:rsidR="005F1424" w14:paraId="1D2ACB88" w14:textId="77777777" w:rsidTr="005F1424">
        <w:trPr>
          <w:trHeight w:val="279"/>
        </w:trPr>
        <w:tc>
          <w:tcPr>
            <w:tcW w:w="3048" w:type="dxa"/>
          </w:tcPr>
          <w:p w14:paraId="3A77D02F" w14:textId="5608F03B" w:rsidR="005F1424" w:rsidRDefault="005F1424">
            <w:r>
              <w:t>Wires</w:t>
            </w:r>
          </w:p>
        </w:tc>
        <w:tc>
          <w:tcPr>
            <w:tcW w:w="3048" w:type="dxa"/>
          </w:tcPr>
          <w:p w14:paraId="217A63D5" w14:textId="77777777" w:rsidR="005F1424" w:rsidRDefault="005F1424"/>
        </w:tc>
        <w:tc>
          <w:tcPr>
            <w:tcW w:w="3049" w:type="dxa"/>
          </w:tcPr>
          <w:p w14:paraId="6F54A42A" w14:textId="77777777" w:rsidR="005F1424" w:rsidRDefault="005F1424"/>
        </w:tc>
      </w:tr>
      <w:tr w:rsidR="005F1424" w14:paraId="0A29C016" w14:textId="77777777" w:rsidTr="005F1424">
        <w:trPr>
          <w:trHeight w:val="279"/>
        </w:trPr>
        <w:tc>
          <w:tcPr>
            <w:tcW w:w="3048" w:type="dxa"/>
          </w:tcPr>
          <w:p w14:paraId="0DCEE605" w14:textId="1B54B53B" w:rsidR="005F1424" w:rsidRDefault="005F1424">
            <w:r>
              <w:t>Bread Board</w:t>
            </w:r>
          </w:p>
        </w:tc>
        <w:tc>
          <w:tcPr>
            <w:tcW w:w="3048" w:type="dxa"/>
          </w:tcPr>
          <w:p w14:paraId="555AF77A" w14:textId="77777777" w:rsidR="005F1424" w:rsidRDefault="005F1424"/>
        </w:tc>
        <w:tc>
          <w:tcPr>
            <w:tcW w:w="3049" w:type="dxa"/>
          </w:tcPr>
          <w:p w14:paraId="1DD4DCDD" w14:textId="6A55A302" w:rsidR="005F1424" w:rsidRDefault="005F1424">
            <w:r>
              <w:t>90</w:t>
            </w:r>
          </w:p>
        </w:tc>
      </w:tr>
    </w:tbl>
    <w:p w14:paraId="67FCBBF7" w14:textId="77777777" w:rsidR="005F1424" w:rsidRDefault="005F1424"/>
    <w:p w14:paraId="199D4E9F" w14:textId="42DDDB4A" w:rsidR="005F1424" w:rsidRDefault="005F1424"/>
    <w:p w14:paraId="54328232" w14:textId="30B9899D" w:rsidR="005F1424" w:rsidRDefault="005F1424"/>
    <w:p w14:paraId="58E11085" w14:textId="4D4398E7" w:rsidR="005F1424" w:rsidRDefault="005F1424"/>
    <w:p w14:paraId="354DC6E9" w14:textId="03D4AF31" w:rsidR="005F1424" w:rsidRDefault="005F1424"/>
    <w:p w14:paraId="1151966A" w14:textId="0204090C" w:rsidR="005F1424" w:rsidRDefault="005F1424"/>
    <w:p w14:paraId="6FDBCF19" w14:textId="5EA4E5B2" w:rsidR="005F1424" w:rsidRDefault="005F1424"/>
    <w:p w14:paraId="770CD8EB" w14:textId="42EAA7DB" w:rsidR="005F1424" w:rsidRDefault="005F1424"/>
    <w:p w14:paraId="3F365965" w14:textId="2310538E" w:rsidR="005F1424" w:rsidRDefault="005F1424"/>
    <w:p w14:paraId="44623C96" w14:textId="3697300C" w:rsidR="005F1424" w:rsidRDefault="005F1424"/>
    <w:p w14:paraId="611B0650" w14:textId="64CE0F9D" w:rsidR="005F1424" w:rsidRDefault="005F1424"/>
    <w:p w14:paraId="5039F118" w14:textId="59E3179C" w:rsidR="005F1424" w:rsidRDefault="005F1424"/>
    <w:p w14:paraId="780D991B" w14:textId="3CB78E0E" w:rsidR="005F1424" w:rsidRDefault="005F1424"/>
    <w:p w14:paraId="68D182A1" w14:textId="488D48A2" w:rsidR="005F1424" w:rsidRDefault="005F1424"/>
    <w:p w14:paraId="6F284923" w14:textId="778ABF32" w:rsidR="005F1424" w:rsidRDefault="005F1424"/>
    <w:p w14:paraId="20D5C831" w14:textId="446DD059" w:rsidR="005F1424" w:rsidRDefault="005F1424"/>
    <w:p w14:paraId="43DECA49" w14:textId="55033832" w:rsidR="005F1424" w:rsidRDefault="005F1424"/>
    <w:p w14:paraId="778FC2A8" w14:textId="612BA7D5" w:rsidR="005F1424" w:rsidRDefault="005F1424"/>
    <w:p w14:paraId="62D27982" w14:textId="3F8C55FB" w:rsidR="005F1424" w:rsidRDefault="005F1424"/>
    <w:p w14:paraId="05CB4B4A" w14:textId="631405D6" w:rsidR="005F1424" w:rsidRDefault="005F1424"/>
    <w:p w14:paraId="1230C62D" w14:textId="742F613F" w:rsidR="005F1424" w:rsidRDefault="005F1424"/>
    <w:p w14:paraId="58B290DE" w14:textId="556C6C8A" w:rsidR="005F1424" w:rsidRDefault="005F1424"/>
    <w:p w14:paraId="3B8CC672" w14:textId="22A5D4DD" w:rsidR="005F1424" w:rsidRDefault="005F1424"/>
    <w:p w14:paraId="4EE3E6C5" w14:textId="1818EE28" w:rsidR="005F1424" w:rsidRDefault="005F1424"/>
    <w:p w14:paraId="7546EE7A" w14:textId="77777777" w:rsidR="00F31EB5" w:rsidRDefault="005F1424" w:rsidP="00F31EB5">
      <w:pPr>
        <w:rPr>
          <w:b/>
          <w:bCs/>
          <w:sz w:val="48"/>
          <w:szCs w:val="48"/>
          <w:u w:val="single"/>
        </w:rPr>
      </w:pPr>
      <w:r w:rsidRPr="00F31EB5">
        <w:rPr>
          <w:b/>
          <w:bCs/>
          <w:sz w:val="48"/>
          <w:szCs w:val="48"/>
          <w:u w:val="single"/>
        </w:rPr>
        <w:lastRenderedPageBreak/>
        <w:t>Cod</w:t>
      </w:r>
      <w:r w:rsidR="00F31EB5" w:rsidRPr="00F31EB5">
        <w:rPr>
          <w:b/>
          <w:bCs/>
          <w:sz w:val="48"/>
          <w:szCs w:val="48"/>
          <w:u w:val="single"/>
        </w:rPr>
        <w:t>ing for Node MCU</w:t>
      </w:r>
    </w:p>
    <w:p w14:paraId="26716A30" w14:textId="1AEC4605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 xml:space="preserve">/* </w:t>
      </w:r>
    </w:p>
    <w:p w14:paraId="6803785F" w14:textId="77777777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 xml:space="preserve"> *  Coding is done in Arduino IDE </w:t>
      </w:r>
    </w:p>
    <w:p w14:paraId="682DB28B" w14:textId="77777777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 xml:space="preserve"> *  Node MCU library are added </w:t>
      </w:r>
    </w:p>
    <w:p w14:paraId="3C277D20" w14:textId="77777777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 xml:space="preserve"> *  Virtual pins are used for data transfer over Wi-Fi</w:t>
      </w:r>
    </w:p>
    <w:p w14:paraId="51F80D6A" w14:textId="77777777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 xml:space="preserve"> *  </w:t>
      </w:r>
    </w:p>
    <w:p w14:paraId="34277EB7" w14:textId="77777777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 xml:space="preserve"> </w:t>
      </w:r>
    </w:p>
    <w:p w14:paraId="6A34F8D6" w14:textId="77777777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>*/</w:t>
      </w:r>
    </w:p>
    <w:p w14:paraId="0D3B1917" w14:textId="77777777" w:rsidR="00F31EB5" w:rsidRPr="00F31EB5" w:rsidRDefault="00F31EB5" w:rsidP="00F31EB5">
      <w:pPr>
        <w:rPr>
          <w:b/>
          <w:bCs/>
          <w:sz w:val="24"/>
          <w:szCs w:val="24"/>
        </w:rPr>
      </w:pPr>
      <w:r w:rsidRPr="00F31EB5">
        <w:rPr>
          <w:b/>
          <w:bCs/>
          <w:sz w:val="24"/>
          <w:szCs w:val="24"/>
        </w:rPr>
        <w:t>#define BLYNK_PRINT Serial</w:t>
      </w:r>
    </w:p>
    <w:p w14:paraId="2F3E37B0" w14:textId="77777777" w:rsidR="00F31EB5" w:rsidRPr="00F31EB5" w:rsidRDefault="00F31EB5" w:rsidP="00F31EB5">
      <w:pPr>
        <w:rPr>
          <w:b/>
          <w:bCs/>
          <w:sz w:val="24"/>
          <w:szCs w:val="24"/>
        </w:rPr>
      </w:pPr>
      <w:r w:rsidRPr="00F31EB5">
        <w:rPr>
          <w:b/>
          <w:bCs/>
          <w:sz w:val="24"/>
          <w:szCs w:val="24"/>
        </w:rPr>
        <w:t>#include &lt;ESP8266WiFi.h&gt;</w:t>
      </w:r>
    </w:p>
    <w:p w14:paraId="00EB147D" w14:textId="77777777" w:rsidR="00F31EB5" w:rsidRPr="00F31EB5" w:rsidRDefault="00F31EB5" w:rsidP="00F31EB5">
      <w:pPr>
        <w:rPr>
          <w:b/>
          <w:bCs/>
          <w:sz w:val="24"/>
          <w:szCs w:val="24"/>
        </w:rPr>
      </w:pPr>
      <w:r w:rsidRPr="00F31EB5">
        <w:rPr>
          <w:b/>
          <w:bCs/>
          <w:sz w:val="24"/>
          <w:szCs w:val="24"/>
        </w:rPr>
        <w:t>#include &lt;BlynkSimpleEsp8266.h&gt;</w:t>
      </w:r>
    </w:p>
    <w:p w14:paraId="557D9FB4" w14:textId="77777777" w:rsidR="00F31EB5" w:rsidRPr="00F31EB5" w:rsidRDefault="00F31EB5" w:rsidP="00F31EB5">
      <w:pPr>
        <w:rPr>
          <w:b/>
          <w:bCs/>
          <w:sz w:val="24"/>
          <w:szCs w:val="24"/>
        </w:rPr>
      </w:pPr>
    </w:p>
    <w:p w14:paraId="4F64A13F" w14:textId="77777777" w:rsidR="00F31EB5" w:rsidRPr="00F31EB5" w:rsidRDefault="00F31EB5" w:rsidP="00F31EB5">
      <w:pPr>
        <w:rPr>
          <w:b/>
          <w:bCs/>
          <w:sz w:val="24"/>
          <w:szCs w:val="24"/>
        </w:rPr>
      </w:pPr>
      <w:r w:rsidRPr="00F31EB5">
        <w:rPr>
          <w:b/>
          <w:bCs/>
          <w:sz w:val="24"/>
          <w:szCs w:val="24"/>
        </w:rPr>
        <w:t xml:space="preserve">int </w:t>
      </w:r>
      <w:proofErr w:type="spellStart"/>
      <w:r w:rsidRPr="00F31EB5">
        <w:rPr>
          <w:b/>
          <w:bCs/>
          <w:sz w:val="24"/>
          <w:szCs w:val="24"/>
        </w:rPr>
        <w:t>a,b,c,d</w:t>
      </w:r>
      <w:proofErr w:type="spellEnd"/>
      <w:r w:rsidRPr="00F31EB5">
        <w:rPr>
          <w:b/>
          <w:bCs/>
          <w:sz w:val="24"/>
          <w:szCs w:val="24"/>
        </w:rPr>
        <w:t>;</w:t>
      </w:r>
    </w:p>
    <w:p w14:paraId="628ABF8F" w14:textId="77777777" w:rsidR="00F31EB5" w:rsidRPr="00F31EB5" w:rsidRDefault="00F31EB5" w:rsidP="00F31EB5">
      <w:pPr>
        <w:rPr>
          <w:b/>
          <w:bCs/>
          <w:sz w:val="24"/>
          <w:szCs w:val="24"/>
          <w:u w:val="single"/>
        </w:rPr>
      </w:pPr>
    </w:p>
    <w:p w14:paraId="7FE3AA56" w14:textId="77777777" w:rsidR="00F31EB5" w:rsidRPr="00F31EB5" w:rsidRDefault="00F31EB5" w:rsidP="00F31EB5">
      <w:pPr>
        <w:rPr>
          <w:b/>
          <w:bCs/>
          <w:sz w:val="24"/>
          <w:szCs w:val="24"/>
          <w:u w:val="single"/>
        </w:rPr>
      </w:pPr>
    </w:p>
    <w:p w14:paraId="5C0A99D4" w14:textId="77777777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>//GPIO Pin outs for Node MCU.</w:t>
      </w:r>
    </w:p>
    <w:p w14:paraId="1DBC4C22" w14:textId="77777777" w:rsidR="00F31EB5" w:rsidRPr="00F31EB5" w:rsidRDefault="00F31EB5" w:rsidP="00F31EB5">
      <w:pPr>
        <w:rPr>
          <w:b/>
          <w:bCs/>
          <w:sz w:val="24"/>
          <w:szCs w:val="24"/>
        </w:rPr>
      </w:pPr>
      <w:r w:rsidRPr="00F31EB5">
        <w:rPr>
          <w:b/>
          <w:bCs/>
          <w:sz w:val="24"/>
          <w:szCs w:val="24"/>
        </w:rPr>
        <w:t>int sw1=16;</w:t>
      </w:r>
    </w:p>
    <w:p w14:paraId="5BC18054" w14:textId="77777777" w:rsidR="00F31EB5" w:rsidRPr="00F31EB5" w:rsidRDefault="00F31EB5" w:rsidP="00F31EB5">
      <w:pPr>
        <w:rPr>
          <w:b/>
          <w:bCs/>
          <w:sz w:val="24"/>
          <w:szCs w:val="24"/>
        </w:rPr>
      </w:pPr>
      <w:r w:rsidRPr="00F31EB5">
        <w:rPr>
          <w:b/>
          <w:bCs/>
          <w:sz w:val="24"/>
          <w:szCs w:val="24"/>
        </w:rPr>
        <w:t>int sw2=5;</w:t>
      </w:r>
    </w:p>
    <w:p w14:paraId="2964F766" w14:textId="77777777" w:rsidR="00F31EB5" w:rsidRPr="00F31EB5" w:rsidRDefault="00F31EB5" w:rsidP="00F31EB5">
      <w:pPr>
        <w:rPr>
          <w:b/>
          <w:bCs/>
          <w:sz w:val="24"/>
          <w:szCs w:val="24"/>
        </w:rPr>
      </w:pPr>
      <w:r w:rsidRPr="00F31EB5">
        <w:rPr>
          <w:b/>
          <w:bCs/>
          <w:sz w:val="24"/>
          <w:szCs w:val="24"/>
        </w:rPr>
        <w:t>int sw3=4;</w:t>
      </w:r>
    </w:p>
    <w:p w14:paraId="2173D893" w14:textId="77777777" w:rsidR="00F31EB5" w:rsidRPr="00F31EB5" w:rsidRDefault="00F31EB5" w:rsidP="00F31EB5">
      <w:pPr>
        <w:rPr>
          <w:b/>
          <w:bCs/>
          <w:sz w:val="24"/>
          <w:szCs w:val="24"/>
        </w:rPr>
      </w:pPr>
      <w:r w:rsidRPr="00F31EB5">
        <w:rPr>
          <w:b/>
          <w:bCs/>
          <w:sz w:val="24"/>
          <w:szCs w:val="24"/>
        </w:rPr>
        <w:t xml:space="preserve">int sw4=0; </w:t>
      </w:r>
    </w:p>
    <w:p w14:paraId="7448550B" w14:textId="77777777" w:rsidR="00F31EB5" w:rsidRPr="00F31EB5" w:rsidRDefault="00F31EB5" w:rsidP="00F31EB5">
      <w:pPr>
        <w:rPr>
          <w:b/>
          <w:bCs/>
          <w:sz w:val="24"/>
          <w:szCs w:val="24"/>
          <w:u w:val="single"/>
        </w:rPr>
      </w:pPr>
    </w:p>
    <w:p w14:paraId="15F37871" w14:textId="77777777" w:rsidR="00F31EB5" w:rsidRPr="00F31EB5" w:rsidRDefault="00F31EB5" w:rsidP="00F31EB5">
      <w:pPr>
        <w:rPr>
          <w:sz w:val="24"/>
          <w:szCs w:val="24"/>
          <w:u w:val="single"/>
        </w:rPr>
      </w:pPr>
      <w:r w:rsidRPr="00F31EB5">
        <w:rPr>
          <w:sz w:val="24"/>
          <w:szCs w:val="24"/>
          <w:u w:val="single"/>
        </w:rPr>
        <w:t xml:space="preserve">//functions to accept data from </w:t>
      </w:r>
      <w:proofErr w:type="spellStart"/>
      <w:r w:rsidRPr="00F31EB5">
        <w:rPr>
          <w:sz w:val="24"/>
          <w:szCs w:val="24"/>
          <w:u w:val="single"/>
        </w:rPr>
        <w:t>Blynk</w:t>
      </w:r>
      <w:proofErr w:type="spellEnd"/>
      <w:r w:rsidRPr="00F31EB5">
        <w:rPr>
          <w:sz w:val="24"/>
          <w:szCs w:val="24"/>
          <w:u w:val="single"/>
        </w:rPr>
        <w:t xml:space="preserve"> App and Google assistant.</w:t>
      </w:r>
    </w:p>
    <w:p w14:paraId="38603AD4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BLYNK_WRITE(V1){a=</w:t>
      </w:r>
      <w:proofErr w:type="spellStart"/>
      <w:r w:rsidRPr="00F721BF">
        <w:rPr>
          <w:b/>
          <w:bCs/>
          <w:sz w:val="24"/>
          <w:szCs w:val="24"/>
        </w:rPr>
        <w:t>param.asInt</w:t>
      </w:r>
      <w:proofErr w:type="spellEnd"/>
      <w:r w:rsidRPr="00F721BF">
        <w:rPr>
          <w:b/>
          <w:bCs/>
          <w:sz w:val="24"/>
          <w:szCs w:val="24"/>
        </w:rPr>
        <w:t>();}</w:t>
      </w:r>
    </w:p>
    <w:p w14:paraId="5EBD9E32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BLYNK_WRITE(V2){b=</w:t>
      </w:r>
      <w:proofErr w:type="spellStart"/>
      <w:r w:rsidRPr="00F721BF">
        <w:rPr>
          <w:b/>
          <w:bCs/>
          <w:sz w:val="24"/>
          <w:szCs w:val="24"/>
        </w:rPr>
        <w:t>param.asInt</w:t>
      </w:r>
      <w:proofErr w:type="spellEnd"/>
      <w:r w:rsidRPr="00F721BF">
        <w:rPr>
          <w:b/>
          <w:bCs/>
          <w:sz w:val="24"/>
          <w:szCs w:val="24"/>
        </w:rPr>
        <w:t>();}</w:t>
      </w:r>
    </w:p>
    <w:p w14:paraId="2B6AD36F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BLYNK_WRITE(V3){c=</w:t>
      </w:r>
      <w:proofErr w:type="spellStart"/>
      <w:r w:rsidRPr="00F721BF">
        <w:rPr>
          <w:b/>
          <w:bCs/>
          <w:sz w:val="24"/>
          <w:szCs w:val="24"/>
        </w:rPr>
        <w:t>param.asInt</w:t>
      </w:r>
      <w:proofErr w:type="spellEnd"/>
      <w:r w:rsidRPr="00F721BF">
        <w:rPr>
          <w:b/>
          <w:bCs/>
          <w:sz w:val="24"/>
          <w:szCs w:val="24"/>
        </w:rPr>
        <w:t>();}</w:t>
      </w:r>
    </w:p>
    <w:p w14:paraId="3C3E190C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BLYNK_WRITE(V4){d=</w:t>
      </w:r>
      <w:proofErr w:type="spellStart"/>
      <w:r w:rsidRPr="00F721BF">
        <w:rPr>
          <w:b/>
          <w:bCs/>
          <w:sz w:val="24"/>
          <w:szCs w:val="24"/>
        </w:rPr>
        <w:t>param.asInt</w:t>
      </w:r>
      <w:proofErr w:type="spellEnd"/>
      <w:r w:rsidRPr="00F721BF">
        <w:rPr>
          <w:b/>
          <w:bCs/>
          <w:sz w:val="24"/>
          <w:szCs w:val="24"/>
        </w:rPr>
        <w:t>();}</w:t>
      </w:r>
    </w:p>
    <w:p w14:paraId="3553C564" w14:textId="77777777" w:rsidR="00F31EB5" w:rsidRPr="00F31EB5" w:rsidRDefault="00F31EB5" w:rsidP="00F31EB5">
      <w:pPr>
        <w:rPr>
          <w:i/>
          <w:iCs/>
          <w:sz w:val="24"/>
          <w:szCs w:val="24"/>
          <w:u w:val="single"/>
        </w:rPr>
      </w:pPr>
      <w:r w:rsidRPr="00F31EB5">
        <w:rPr>
          <w:i/>
          <w:iCs/>
          <w:sz w:val="24"/>
          <w:szCs w:val="24"/>
          <w:u w:val="single"/>
        </w:rPr>
        <w:t>//Assignment of Indicators to virtual pin</w:t>
      </w:r>
    </w:p>
    <w:p w14:paraId="69C8539C" w14:textId="77777777" w:rsidR="00F31EB5" w:rsidRPr="00F721BF" w:rsidRDefault="00F31EB5" w:rsidP="00F31EB5">
      <w:pPr>
        <w:rPr>
          <w:b/>
          <w:bCs/>
          <w:sz w:val="24"/>
          <w:szCs w:val="24"/>
        </w:rPr>
      </w:pPr>
      <w:proofErr w:type="spellStart"/>
      <w:r w:rsidRPr="00F721BF">
        <w:rPr>
          <w:b/>
          <w:bCs/>
          <w:sz w:val="24"/>
          <w:szCs w:val="24"/>
        </w:rPr>
        <w:t>WidgetLED</w:t>
      </w:r>
      <w:proofErr w:type="spellEnd"/>
      <w:r w:rsidRPr="00F721BF">
        <w:rPr>
          <w:b/>
          <w:bCs/>
          <w:sz w:val="24"/>
          <w:szCs w:val="24"/>
        </w:rPr>
        <w:t xml:space="preserve"> ST1(V20);</w:t>
      </w:r>
    </w:p>
    <w:p w14:paraId="453C700C" w14:textId="77777777" w:rsidR="00F31EB5" w:rsidRPr="00F721BF" w:rsidRDefault="00F31EB5" w:rsidP="00F31EB5">
      <w:pPr>
        <w:rPr>
          <w:b/>
          <w:bCs/>
          <w:sz w:val="24"/>
          <w:szCs w:val="24"/>
        </w:rPr>
      </w:pPr>
      <w:proofErr w:type="spellStart"/>
      <w:r w:rsidRPr="00F721BF">
        <w:rPr>
          <w:b/>
          <w:bCs/>
          <w:sz w:val="24"/>
          <w:szCs w:val="24"/>
        </w:rPr>
        <w:t>WidgetLED</w:t>
      </w:r>
      <w:proofErr w:type="spellEnd"/>
      <w:r w:rsidRPr="00F721BF">
        <w:rPr>
          <w:b/>
          <w:bCs/>
          <w:sz w:val="24"/>
          <w:szCs w:val="24"/>
        </w:rPr>
        <w:t xml:space="preserve"> ST2(V21);</w:t>
      </w:r>
    </w:p>
    <w:p w14:paraId="3AA3572C" w14:textId="77777777" w:rsidR="00F31EB5" w:rsidRPr="00F721BF" w:rsidRDefault="00F31EB5" w:rsidP="00F31EB5">
      <w:pPr>
        <w:rPr>
          <w:b/>
          <w:bCs/>
          <w:sz w:val="24"/>
          <w:szCs w:val="24"/>
        </w:rPr>
      </w:pPr>
      <w:proofErr w:type="spellStart"/>
      <w:r w:rsidRPr="00F721BF">
        <w:rPr>
          <w:b/>
          <w:bCs/>
          <w:sz w:val="24"/>
          <w:szCs w:val="24"/>
        </w:rPr>
        <w:lastRenderedPageBreak/>
        <w:t>WidgetLED</w:t>
      </w:r>
      <w:proofErr w:type="spellEnd"/>
      <w:r w:rsidRPr="00F721BF">
        <w:rPr>
          <w:b/>
          <w:bCs/>
          <w:sz w:val="24"/>
          <w:szCs w:val="24"/>
        </w:rPr>
        <w:t xml:space="preserve"> ST3(V22);</w:t>
      </w:r>
    </w:p>
    <w:p w14:paraId="27541285" w14:textId="77777777" w:rsidR="00F31EB5" w:rsidRPr="00F31EB5" w:rsidRDefault="00F31EB5" w:rsidP="00F31EB5">
      <w:pPr>
        <w:rPr>
          <w:b/>
          <w:bCs/>
          <w:sz w:val="24"/>
          <w:szCs w:val="24"/>
          <w:u w:val="single"/>
        </w:rPr>
      </w:pPr>
      <w:proofErr w:type="spellStart"/>
      <w:r w:rsidRPr="00F721BF">
        <w:rPr>
          <w:b/>
          <w:bCs/>
          <w:sz w:val="24"/>
          <w:szCs w:val="24"/>
        </w:rPr>
        <w:t>WidgetLED</w:t>
      </w:r>
      <w:proofErr w:type="spellEnd"/>
      <w:r w:rsidRPr="00F721BF">
        <w:rPr>
          <w:b/>
          <w:bCs/>
          <w:sz w:val="24"/>
          <w:szCs w:val="24"/>
        </w:rPr>
        <w:t xml:space="preserve"> ST4(V23);</w:t>
      </w:r>
    </w:p>
    <w:p w14:paraId="5F57427E" w14:textId="77777777" w:rsidR="00F31EB5" w:rsidRPr="00F721BF" w:rsidRDefault="00F31EB5" w:rsidP="00F31EB5">
      <w:pPr>
        <w:rPr>
          <w:i/>
          <w:iCs/>
          <w:sz w:val="24"/>
          <w:szCs w:val="24"/>
          <w:u w:val="single"/>
        </w:rPr>
      </w:pPr>
      <w:r w:rsidRPr="00F721BF">
        <w:rPr>
          <w:i/>
          <w:iCs/>
          <w:sz w:val="24"/>
          <w:szCs w:val="24"/>
          <w:u w:val="single"/>
        </w:rPr>
        <w:t xml:space="preserve">// You should get Auth Token in the </w:t>
      </w:r>
      <w:proofErr w:type="spellStart"/>
      <w:r w:rsidRPr="00F721BF">
        <w:rPr>
          <w:i/>
          <w:iCs/>
          <w:sz w:val="24"/>
          <w:szCs w:val="24"/>
          <w:u w:val="single"/>
        </w:rPr>
        <w:t>Blynk</w:t>
      </w:r>
      <w:proofErr w:type="spellEnd"/>
      <w:r w:rsidRPr="00F721BF">
        <w:rPr>
          <w:i/>
          <w:iCs/>
          <w:sz w:val="24"/>
          <w:szCs w:val="24"/>
          <w:u w:val="single"/>
        </w:rPr>
        <w:t xml:space="preserve"> App.</w:t>
      </w:r>
    </w:p>
    <w:p w14:paraId="319ED53C" w14:textId="77777777" w:rsidR="00F31EB5" w:rsidRPr="00F721BF" w:rsidRDefault="00F31EB5" w:rsidP="00F31EB5">
      <w:pPr>
        <w:rPr>
          <w:i/>
          <w:iCs/>
          <w:sz w:val="24"/>
          <w:szCs w:val="24"/>
          <w:u w:val="single"/>
        </w:rPr>
      </w:pPr>
      <w:r w:rsidRPr="00F721BF">
        <w:rPr>
          <w:i/>
          <w:iCs/>
          <w:sz w:val="24"/>
          <w:szCs w:val="24"/>
          <w:u w:val="single"/>
        </w:rPr>
        <w:t>// Go to the Project Settings (nut icon).</w:t>
      </w:r>
    </w:p>
    <w:p w14:paraId="35672322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char auth[] = "jLWP2HTNC4kcQvNw037DJURV_cvWcJSl";</w:t>
      </w:r>
    </w:p>
    <w:p w14:paraId="50BB9C01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char </w:t>
      </w:r>
      <w:proofErr w:type="spellStart"/>
      <w:r w:rsidRPr="00F721BF">
        <w:rPr>
          <w:b/>
          <w:bCs/>
          <w:sz w:val="24"/>
          <w:szCs w:val="24"/>
        </w:rPr>
        <w:t>ssid</w:t>
      </w:r>
      <w:proofErr w:type="spellEnd"/>
      <w:r w:rsidRPr="00F721BF">
        <w:rPr>
          <w:b/>
          <w:bCs/>
          <w:sz w:val="24"/>
          <w:szCs w:val="24"/>
        </w:rPr>
        <w:t>[] = "Redmi";</w:t>
      </w:r>
    </w:p>
    <w:p w14:paraId="485CA53C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char pass[] = "Rohit321";</w:t>
      </w:r>
    </w:p>
    <w:p w14:paraId="253BC497" w14:textId="77777777" w:rsidR="00F31EB5" w:rsidRPr="00F31EB5" w:rsidRDefault="00F31EB5" w:rsidP="00F31EB5">
      <w:pPr>
        <w:rPr>
          <w:b/>
          <w:bCs/>
          <w:sz w:val="24"/>
          <w:szCs w:val="24"/>
          <w:u w:val="single"/>
        </w:rPr>
      </w:pPr>
    </w:p>
    <w:p w14:paraId="00F1ADE0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void setup()</w:t>
      </w:r>
    </w:p>
    <w:p w14:paraId="52A815C2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{</w:t>
      </w:r>
    </w:p>
    <w:p w14:paraId="155793D7" w14:textId="6ED87479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</w:p>
    <w:p w14:paraId="5BCF4E4F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Serial.begin</w:t>
      </w:r>
      <w:proofErr w:type="spellEnd"/>
      <w:r w:rsidRPr="00F721BF">
        <w:rPr>
          <w:b/>
          <w:bCs/>
          <w:sz w:val="24"/>
          <w:szCs w:val="24"/>
        </w:rPr>
        <w:t>(9600);</w:t>
      </w:r>
    </w:p>
    <w:p w14:paraId="3AFC172C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pinMode</w:t>
      </w:r>
      <w:proofErr w:type="spellEnd"/>
      <w:r w:rsidRPr="00F721BF">
        <w:rPr>
          <w:b/>
          <w:bCs/>
          <w:sz w:val="24"/>
          <w:szCs w:val="24"/>
        </w:rPr>
        <w:t>(sw1,OUTPUT);</w:t>
      </w:r>
    </w:p>
    <w:p w14:paraId="7411D117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pinMode</w:t>
      </w:r>
      <w:proofErr w:type="spellEnd"/>
      <w:r w:rsidRPr="00F721BF">
        <w:rPr>
          <w:b/>
          <w:bCs/>
          <w:sz w:val="24"/>
          <w:szCs w:val="24"/>
        </w:rPr>
        <w:t>(sw2,OUTPUT);</w:t>
      </w:r>
    </w:p>
    <w:p w14:paraId="6A8F64F3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pinMode</w:t>
      </w:r>
      <w:proofErr w:type="spellEnd"/>
      <w:r w:rsidRPr="00F721BF">
        <w:rPr>
          <w:b/>
          <w:bCs/>
          <w:sz w:val="24"/>
          <w:szCs w:val="24"/>
        </w:rPr>
        <w:t>(sw3,OUTPUT);</w:t>
      </w:r>
    </w:p>
    <w:p w14:paraId="1A20B963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pinMode</w:t>
      </w:r>
      <w:proofErr w:type="spellEnd"/>
      <w:r w:rsidRPr="00F721BF">
        <w:rPr>
          <w:b/>
          <w:bCs/>
          <w:sz w:val="24"/>
          <w:szCs w:val="24"/>
        </w:rPr>
        <w:t>(sw4,OUTPUT);</w:t>
      </w:r>
    </w:p>
    <w:p w14:paraId="7474CF26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Blynk.begin</w:t>
      </w:r>
      <w:proofErr w:type="spellEnd"/>
      <w:r w:rsidRPr="00F721BF">
        <w:rPr>
          <w:b/>
          <w:bCs/>
          <w:sz w:val="24"/>
          <w:szCs w:val="24"/>
        </w:rPr>
        <w:t xml:space="preserve">(auth, </w:t>
      </w:r>
      <w:proofErr w:type="spellStart"/>
      <w:r w:rsidRPr="00F721BF">
        <w:rPr>
          <w:b/>
          <w:bCs/>
          <w:sz w:val="24"/>
          <w:szCs w:val="24"/>
        </w:rPr>
        <w:t>ssid</w:t>
      </w:r>
      <w:proofErr w:type="spellEnd"/>
      <w:r w:rsidRPr="00F721BF">
        <w:rPr>
          <w:b/>
          <w:bCs/>
          <w:sz w:val="24"/>
          <w:szCs w:val="24"/>
        </w:rPr>
        <w:t>, pass);</w:t>
      </w:r>
    </w:p>
    <w:p w14:paraId="403BC9E2" w14:textId="77777777" w:rsidR="00F31EB5" w:rsidRPr="00F721BF" w:rsidRDefault="00F31EB5" w:rsidP="00F31EB5">
      <w:pPr>
        <w:rPr>
          <w:b/>
          <w:bCs/>
          <w:sz w:val="24"/>
          <w:szCs w:val="24"/>
        </w:rPr>
      </w:pPr>
    </w:p>
    <w:p w14:paraId="50BCBE4A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}</w:t>
      </w:r>
    </w:p>
    <w:p w14:paraId="73DCF8E4" w14:textId="77777777" w:rsidR="00F31EB5" w:rsidRPr="00F31EB5" w:rsidRDefault="00F31EB5" w:rsidP="00F31EB5">
      <w:pPr>
        <w:rPr>
          <w:b/>
          <w:bCs/>
          <w:sz w:val="24"/>
          <w:szCs w:val="24"/>
          <w:u w:val="single"/>
        </w:rPr>
      </w:pPr>
    </w:p>
    <w:p w14:paraId="7F454520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void loop()</w:t>
      </w:r>
    </w:p>
    <w:p w14:paraId="1F79D809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{</w:t>
      </w:r>
    </w:p>
    <w:p w14:paraId="20618B0B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Blynk.run</w:t>
      </w:r>
      <w:proofErr w:type="spellEnd"/>
      <w:r w:rsidRPr="00F721BF">
        <w:rPr>
          <w:b/>
          <w:bCs/>
          <w:sz w:val="24"/>
          <w:szCs w:val="24"/>
        </w:rPr>
        <w:t>();</w:t>
      </w:r>
    </w:p>
    <w:p w14:paraId="591FDA32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BLYNK_CONNECTED();</w:t>
      </w:r>
    </w:p>
    <w:p w14:paraId="360288A8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BLYNK_WRITE(V1);</w:t>
      </w:r>
    </w:p>
    <w:p w14:paraId="1A415C5E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BLYNK_WRITE(V2);</w:t>
      </w:r>
    </w:p>
    <w:p w14:paraId="588132A0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BLYNK_WRITE(V3);</w:t>
      </w:r>
    </w:p>
    <w:p w14:paraId="6F8011F8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BLYNK_WRITE(V4);</w:t>
      </w:r>
    </w:p>
    <w:p w14:paraId="1F3E3BE0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digitalWrite</w:t>
      </w:r>
      <w:proofErr w:type="spellEnd"/>
      <w:r w:rsidRPr="00F721BF">
        <w:rPr>
          <w:b/>
          <w:bCs/>
          <w:sz w:val="24"/>
          <w:szCs w:val="24"/>
        </w:rPr>
        <w:t>(sw1,a);</w:t>
      </w:r>
    </w:p>
    <w:p w14:paraId="318BBFB1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lastRenderedPageBreak/>
        <w:t xml:space="preserve">   if(a&gt;0)</w:t>
      </w:r>
    </w:p>
    <w:p w14:paraId="5945AF6F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ST1.off();</w:t>
      </w:r>
    </w:p>
    <w:p w14:paraId="61680FC3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else</w:t>
      </w:r>
    </w:p>
    <w:p w14:paraId="70318EE4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ST1.on(); </w:t>
      </w:r>
    </w:p>
    <w:p w14:paraId="3843C5FA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digitalWrite</w:t>
      </w:r>
      <w:proofErr w:type="spellEnd"/>
      <w:r w:rsidRPr="00F721BF">
        <w:rPr>
          <w:b/>
          <w:bCs/>
          <w:sz w:val="24"/>
          <w:szCs w:val="24"/>
        </w:rPr>
        <w:t>(sw2,b);</w:t>
      </w:r>
    </w:p>
    <w:p w14:paraId="1B0ED91F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if(b&gt;0)</w:t>
      </w:r>
    </w:p>
    <w:p w14:paraId="23AC30D0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ST2.off();</w:t>
      </w:r>
    </w:p>
    <w:p w14:paraId="1FD95808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else</w:t>
      </w:r>
    </w:p>
    <w:p w14:paraId="7012F4C8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ST2.on(); </w:t>
      </w:r>
    </w:p>
    <w:p w14:paraId="2245A09B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digitalWrite</w:t>
      </w:r>
      <w:proofErr w:type="spellEnd"/>
      <w:r w:rsidRPr="00F721BF">
        <w:rPr>
          <w:b/>
          <w:bCs/>
          <w:sz w:val="24"/>
          <w:szCs w:val="24"/>
        </w:rPr>
        <w:t>(sw3,c);</w:t>
      </w:r>
    </w:p>
    <w:p w14:paraId="642F2F33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if(c&gt;0)</w:t>
      </w:r>
    </w:p>
    <w:p w14:paraId="0132B004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ST3.off();</w:t>
      </w:r>
    </w:p>
    <w:p w14:paraId="10973FEE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else</w:t>
      </w:r>
    </w:p>
    <w:p w14:paraId="157C42F7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ST3.on();</w:t>
      </w:r>
    </w:p>
    <w:p w14:paraId="5B21B0DE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</w:t>
      </w:r>
      <w:proofErr w:type="spellStart"/>
      <w:r w:rsidRPr="00F721BF">
        <w:rPr>
          <w:b/>
          <w:bCs/>
          <w:sz w:val="24"/>
          <w:szCs w:val="24"/>
        </w:rPr>
        <w:t>digitalWrite</w:t>
      </w:r>
      <w:proofErr w:type="spellEnd"/>
      <w:r w:rsidRPr="00F721BF">
        <w:rPr>
          <w:b/>
          <w:bCs/>
          <w:sz w:val="24"/>
          <w:szCs w:val="24"/>
        </w:rPr>
        <w:t xml:space="preserve">(sw4,d); </w:t>
      </w:r>
    </w:p>
    <w:p w14:paraId="368B2082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if(d&gt;0)</w:t>
      </w:r>
    </w:p>
    <w:p w14:paraId="126AF3F2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ST4.off();</w:t>
      </w:r>
    </w:p>
    <w:p w14:paraId="2C1D40CA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else</w:t>
      </w:r>
    </w:p>
    <w:p w14:paraId="794B4FDC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ST4.on();</w:t>
      </w:r>
    </w:p>
    <w:p w14:paraId="594399E4" w14:textId="77777777" w:rsidR="00F31EB5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 xml:space="preserve">             </w:t>
      </w:r>
    </w:p>
    <w:p w14:paraId="0F753F2A" w14:textId="11739A1F" w:rsidR="005F1424" w:rsidRPr="00F721BF" w:rsidRDefault="00F31EB5" w:rsidP="00F31EB5">
      <w:pPr>
        <w:rPr>
          <w:b/>
          <w:bCs/>
          <w:sz w:val="24"/>
          <w:szCs w:val="24"/>
        </w:rPr>
      </w:pPr>
      <w:r w:rsidRPr="00F721BF">
        <w:rPr>
          <w:b/>
          <w:bCs/>
          <w:sz w:val="24"/>
          <w:szCs w:val="24"/>
        </w:rPr>
        <w:t>}</w:t>
      </w:r>
    </w:p>
    <w:p w14:paraId="0127A1CF" w14:textId="68774256" w:rsidR="00F31EB5" w:rsidRPr="00F31EB5" w:rsidRDefault="00F31EB5">
      <w:pPr>
        <w:rPr>
          <w:b/>
          <w:bCs/>
          <w:sz w:val="28"/>
          <w:szCs w:val="28"/>
          <w:u w:val="single"/>
        </w:rPr>
      </w:pPr>
    </w:p>
    <w:p w14:paraId="4238C9AA" w14:textId="77777777" w:rsidR="00F31EB5" w:rsidRPr="00F31EB5" w:rsidRDefault="00F31EB5">
      <w:pPr>
        <w:rPr>
          <w:b/>
          <w:bCs/>
          <w:sz w:val="48"/>
          <w:szCs w:val="48"/>
          <w:u w:val="single"/>
        </w:rPr>
      </w:pPr>
    </w:p>
    <w:p w14:paraId="75D640A8" w14:textId="377B624B" w:rsidR="005F1424" w:rsidRDefault="005F1424"/>
    <w:p w14:paraId="1376BB6E" w14:textId="4D0118D1" w:rsidR="005F1424" w:rsidRDefault="005F1424"/>
    <w:p w14:paraId="3E21EA0F" w14:textId="361D1D03" w:rsidR="005F1424" w:rsidRDefault="005F1424"/>
    <w:p w14:paraId="15EED495" w14:textId="065E1F77" w:rsidR="005F1424" w:rsidRDefault="005F1424"/>
    <w:p w14:paraId="63E9C8B5" w14:textId="1AC5B59A" w:rsidR="005F1424" w:rsidRDefault="005F1424"/>
    <w:p w14:paraId="2DD4935D" w14:textId="4F261606" w:rsidR="005F1424" w:rsidRDefault="005F1424"/>
    <w:p w14:paraId="0327C9B6" w14:textId="16922D75" w:rsidR="005F1424" w:rsidRPr="00F721BF" w:rsidRDefault="00F721BF">
      <w:pPr>
        <w:rPr>
          <w:b/>
          <w:bCs/>
          <w:sz w:val="48"/>
          <w:szCs w:val="48"/>
          <w:u w:val="single"/>
        </w:rPr>
      </w:pPr>
      <w:r w:rsidRPr="00F721BF">
        <w:rPr>
          <w:b/>
          <w:bCs/>
          <w:sz w:val="48"/>
          <w:szCs w:val="48"/>
          <w:u w:val="single"/>
        </w:rPr>
        <w:lastRenderedPageBreak/>
        <w:t xml:space="preserve">Third party Application Configuration </w:t>
      </w:r>
    </w:p>
    <w:p w14:paraId="38F5F6BF" w14:textId="4F07D055" w:rsidR="005F1424" w:rsidRDefault="005F1424"/>
    <w:p w14:paraId="79D029A3" w14:textId="26E7449E" w:rsidR="005F1424" w:rsidRDefault="00F721BF" w:rsidP="00C71DD0">
      <w:pPr>
        <w:pStyle w:val="ListParagraph"/>
        <w:numPr>
          <w:ilvl w:val="0"/>
          <w:numId w:val="2"/>
        </w:numPr>
        <w:rPr>
          <w:sz w:val="40"/>
          <w:szCs w:val="40"/>
          <w:u w:val="single"/>
        </w:rPr>
      </w:pPr>
      <w:proofErr w:type="spellStart"/>
      <w:r w:rsidRPr="00C71DD0">
        <w:rPr>
          <w:sz w:val="40"/>
          <w:szCs w:val="40"/>
          <w:u w:val="single"/>
        </w:rPr>
        <w:t>Blynk</w:t>
      </w:r>
      <w:proofErr w:type="spellEnd"/>
      <w:r w:rsidRPr="00C71DD0">
        <w:rPr>
          <w:sz w:val="40"/>
          <w:szCs w:val="40"/>
          <w:u w:val="single"/>
        </w:rPr>
        <w:t xml:space="preserve"> A</w:t>
      </w:r>
      <w:r w:rsidR="00C71DD0" w:rsidRPr="00C71DD0">
        <w:rPr>
          <w:sz w:val="40"/>
          <w:szCs w:val="40"/>
          <w:u w:val="single"/>
        </w:rPr>
        <w:t>PP</w:t>
      </w:r>
    </w:p>
    <w:p w14:paraId="11401FF7" w14:textId="6E3A8F1F" w:rsidR="00C71DD0" w:rsidRDefault="00C71DD0" w:rsidP="00C71DD0">
      <w:pPr>
        <w:pStyle w:val="ListParagraph"/>
        <w:rPr>
          <w:sz w:val="40"/>
          <w:szCs w:val="40"/>
        </w:rPr>
      </w:pPr>
      <w:r w:rsidRPr="00C71DD0">
        <w:rPr>
          <w:sz w:val="40"/>
          <w:szCs w:val="40"/>
        </w:rPr>
        <w:t>T</w:t>
      </w:r>
      <w:r>
        <w:rPr>
          <w:sz w:val="40"/>
          <w:szCs w:val="40"/>
        </w:rPr>
        <w:t>o configure BLYNK go to their official website.</w:t>
      </w:r>
    </w:p>
    <w:p w14:paraId="579196D1" w14:textId="593C586D" w:rsidR="00C71DD0" w:rsidRDefault="00C71DD0" w:rsidP="00C71DD0">
      <w:pPr>
        <w:pStyle w:val="ListParagraph"/>
        <w:rPr>
          <w:sz w:val="44"/>
          <w:szCs w:val="44"/>
        </w:rPr>
      </w:pPr>
      <w:r>
        <w:rPr>
          <w:sz w:val="40"/>
          <w:szCs w:val="40"/>
        </w:rPr>
        <w:t xml:space="preserve">  </w:t>
      </w:r>
      <w:hyperlink r:id="rId7" w:history="1">
        <w:r w:rsidRPr="00C71DD0">
          <w:rPr>
            <w:rStyle w:val="Hyperlink"/>
            <w:sz w:val="44"/>
            <w:szCs w:val="44"/>
          </w:rPr>
          <w:t>https://blynk.io/</w:t>
        </w:r>
      </w:hyperlink>
    </w:p>
    <w:p w14:paraId="4808F600" w14:textId="77777777" w:rsidR="00C71DD0" w:rsidRDefault="00C71DD0" w:rsidP="00C71DD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xygen" w:hAnsi="oxygen"/>
          <w:color w:val="505050"/>
          <w:sz w:val="20"/>
          <w:szCs w:val="20"/>
        </w:rPr>
      </w:pPr>
      <w:proofErr w:type="spellStart"/>
      <w:r>
        <w:rPr>
          <w:rFonts w:ascii="oxygen" w:hAnsi="oxygen"/>
          <w:color w:val="505050"/>
          <w:sz w:val="20"/>
          <w:szCs w:val="20"/>
        </w:rPr>
        <w:t>Blynk</w:t>
      </w:r>
      <w:proofErr w:type="spellEnd"/>
      <w:r>
        <w:rPr>
          <w:rFonts w:ascii="oxygen" w:hAnsi="oxygen"/>
          <w:color w:val="505050"/>
          <w:sz w:val="20"/>
          <w:szCs w:val="20"/>
        </w:rPr>
        <w:t xml:space="preserve"> was designed for the Internet of Things. It can control hardware remotely, it can display sensor data, it can store data, </w:t>
      </w:r>
      <w:proofErr w:type="spellStart"/>
      <w:r>
        <w:rPr>
          <w:rFonts w:ascii="oxygen" w:hAnsi="oxygen"/>
          <w:color w:val="505050"/>
          <w:sz w:val="20"/>
          <w:szCs w:val="20"/>
        </w:rPr>
        <w:t>vizualize</w:t>
      </w:r>
      <w:proofErr w:type="spellEnd"/>
      <w:r>
        <w:rPr>
          <w:rFonts w:ascii="oxygen" w:hAnsi="oxygen"/>
          <w:color w:val="505050"/>
          <w:sz w:val="20"/>
          <w:szCs w:val="20"/>
        </w:rPr>
        <w:t xml:space="preserve"> it and do many other cool things.</w:t>
      </w:r>
    </w:p>
    <w:p w14:paraId="1AD238F7" w14:textId="77777777" w:rsidR="00C71DD0" w:rsidRDefault="00C71DD0" w:rsidP="00C71DD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xygen" w:hAnsi="oxygen"/>
          <w:color w:val="505050"/>
          <w:sz w:val="20"/>
          <w:szCs w:val="20"/>
        </w:rPr>
      </w:pPr>
      <w:r>
        <w:rPr>
          <w:rFonts w:ascii="oxygen" w:hAnsi="oxygen"/>
          <w:color w:val="505050"/>
          <w:sz w:val="20"/>
          <w:szCs w:val="20"/>
        </w:rPr>
        <w:t>There are three major components in the platform:</w:t>
      </w:r>
    </w:p>
    <w:p w14:paraId="0DE022D7" w14:textId="77777777" w:rsidR="00C71DD0" w:rsidRDefault="00C71DD0" w:rsidP="00C71DD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300"/>
        <w:textAlignment w:val="baseline"/>
        <w:rPr>
          <w:rFonts w:ascii="oxygen" w:hAnsi="oxygen" w:cs="Arial"/>
          <w:color w:val="505050"/>
          <w:sz w:val="20"/>
          <w:szCs w:val="20"/>
        </w:rPr>
      </w:pPr>
      <w:proofErr w:type="spellStart"/>
      <w:r>
        <w:rPr>
          <w:rStyle w:val="Strong"/>
          <w:rFonts w:ascii="inherit" w:hAnsi="inherit" w:cs="Arial"/>
          <w:color w:val="505050"/>
          <w:sz w:val="20"/>
          <w:szCs w:val="20"/>
          <w:bdr w:val="none" w:sz="0" w:space="0" w:color="auto" w:frame="1"/>
        </w:rPr>
        <w:t>Blynk</w:t>
      </w:r>
      <w:proofErr w:type="spellEnd"/>
      <w:r>
        <w:rPr>
          <w:rStyle w:val="Strong"/>
          <w:rFonts w:ascii="inherit" w:hAnsi="inherit" w:cs="Arial"/>
          <w:color w:val="505050"/>
          <w:sz w:val="20"/>
          <w:szCs w:val="20"/>
          <w:bdr w:val="none" w:sz="0" w:space="0" w:color="auto" w:frame="1"/>
        </w:rPr>
        <w:t xml:space="preserve"> App</w:t>
      </w:r>
      <w:r>
        <w:rPr>
          <w:rFonts w:ascii="oxygen" w:hAnsi="oxygen" w:cs="Arial"/>
          <w:color w:val="505050"/>
          <w:sz w:val="20"/>
          <w:szCs w:val="20"/>
        </w:rPr>
        <w:t> - allows to you create amazing interfaces for your projects using various widgets we provide.</w:t>
      </w:r>
    </w:p>
    <w:p w14:paraId="6AA5540A" w14:textId="77777777" w:rsidR="00C71DD0" w:rsidRDefault="00C71DD0" w:rsidP="00C71DD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300"/>
        <w:textAlignment w:val="baseline"/>
        <w:rPr>
          <w:rFonts w:ascii="oxygen" w:hAnsi="oxygen" w:cs="Arial"/>
          <w:color w:val="505050"/>
          <w:sz w:val="20"/>
          <w:szCs w:val="20"/>
        </w:rPr>
      </w:pPr>
      <w:proofErr w:type="spellStart"/>
      <w:r>
        <w:rPr>
          <w:rStyle w:val="Strong"/>
          <w:rFonts w:ascii="inherit" w:hAnsi="inherit" w:cs="Arial"/>
          <w:color w:val="505050"/>
          <w:sz w:val="20"/>
          <w:szCs w:val="20"/>
          <w:bdr w:val="none" w:sz="0" w:space="0" w:color="auto" w:frame="1"/>
        </w:rPr>
        <w:t>Blynk</w:t>
      </w:r>
      <w:proofErr w:type="spellEnd"/>
      <w:r>
        <w:rPr>
          <w:rStyle w:val="Strong"/>
          <w:rFonts w:ascii="inherit" w:hAnsi="inherit" w:cs="Arial"/>
          <w:color w:val="505050"/>
          <w:sz w:val="20"/>
          <w:szCs w:val="20"/>
          <w:bdr w:val="none" w:sz="0" w:space="0" w:color="auto" w:frame="1"/>
        </w:rPr>
        <w:t xml:space="preserve"> Server</w:t>
      </w:r>
      <w:r>
        <w:rPr>
          <w:rFonts w:ascii="oxygen" w:hAnsi="oxygen" w:cs="Arial"/>
          <w:color w:val="505050"/>
          <w:sz w:val="20"/>
          <w:szCs w:val="20"/>
        </w:rPr>
        <w:t xml:space="preserve"> - responsible for all the communications between the smartphone and hardware. You can use our </w:t>
      </w:r>
      <w:proofErr w:type="spellStart"/>
      <w:r>
        <w:rPr>
          <w:rFonts w:ascii="oxygen" w:hAnsi="oxygen" w:cs="Arial"/>
          <w:color w:val="505050"/>
          <w:sz w:val="20"/>
          <w:szCs w:val="20"/>
        </w:rPr>
        <w:t>Blynk</w:t>
      </w:r>
      <w:proofErr w:type="spellEnd"/>
      <w:r>
        <w:rPr>
          <w:rFonts w:ascii="oxygen" w:hAnsi="oxygen" w:cs="Arial"/>
          <w:color w:val="505050"/>
          <w:sz w:val="20"/>
          <w:szCs w:val="20"/>
        </w:rPr>
        <w:t xml:space="preserve"> Cloud or run your </w:t>
      </w:r>
      <w:hyperlink r:id="rId8" w:anchor="blynk-server" w:history="1">
        <w:r>
          <w:rPr>
            <w:rStyle w:val="Hyperlink"/>
            <w:rFonts w:ascii="inherit" w:hAnsi="inherit" w:cs="Arial"/>
            <w:color w:val="24C48E"/>
            <w:sz w:val="20"/>
            <w:szCs w:val="20"/>
            <w:bdr w:val="none" w:sz="0" w:space="0" w:color="auto" w:frame="1"/>
          </w:rPr>
          <w:t xml:space="preserve">private </w:t>
        </w:r>
        <w:proofErr w:type="spellStart"/>
        <w:r>
          <w:rPr>
            <w:rStyle w:val="Hyperlink"/>
            <w:rFonts w:ascii="inherit" w:hAnsi="inherit" w:cs="Arial"/>
            <w:color w:val="24C48E"/>
            <w:sz w:val="20"/>
            <w:szCs w:val="20"/>
            <w:bdr w:val="none" w:sz="0" w:space="0" w:color="auto" w:frame="1"/>
          </w:rPr>
          <w:t>Blynk</w:t>
        </w:r>
        <w:proofErr w:type="spellEnd"/>
        <w:r>
          <w:rPr>
            <w:rStyle w:val="Hyperlink"/>
            <w:rFonts w:ascii="inherit" w:hAnsi="inherit" w:cs="Arial"/>
            <w:color w:val="24C48E"/>
            <w:sz w:val="20"/>
            <w:szCs w:val="20"/>
            <w:bdr w:val="none" w:sz="0" w:space="0" w:color="auto" w:frame="1"/>
          </w:rPr>
          <w:t xml:space="preserve"> server</w:t>
        </w:r>
      </w:hyperlink>
      <w:r>
        <w:rPr>
          <w:rFonts w:ascii="oxygen" w:hAnsi="oxygen" w:cs="Arial"/>
          <w:color w:val="505050"/>
          <w:sz w:val="20"/>
          <w:szCs w:val="20"/>
        </w:rPr>
        <w:t> locally. It’s open-source, could easily handle thousands of devices and can even be launched on a Raspberry Pi.</w:t>
      </w:r>
    </w:p>
    <w:p w14:paraId="6395FDD7" w14:textId="77777777" w:rsidR="00C71DD0" w:rsidRDefault="00C71DD0" w:rsidP="00C71DD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300"/>
        <w:textAlignment w:val="baseline"/>
        <w:rPr>
          <w:rFonts w:ascii="oxygen" w:hAnsi="oxygen" w:cs="Arial"/>
          <w:color w:val="505050"/>
          <w:sz w:val="20"/>
          <w:szCs w:val="20"/>
        </w:rPr>
      </w:pPr>
      <w:proofErr w:type="spellStart"/>
      <w:r>
        <w:rPr>
          <w:rStyle w:val="Strong"/>
          <w:rFonts w:ascii="inherit" w:hAnsi="inherit" w:cs="Arial"/>
          <w:color w:val="505050"/>
          <w:sz w:val="20"/>
          <w:szCs w:val="20"/>
          <w:bdr w:val="none" w:sz="0" w:space="0" w:color="auto" w:frame="1"/>
        </w:rPr>
        <w:t>Blynk</w:t>
      </w:r>
      <w:proofErr w:type="spellEnd"/>
      <w:r>
        <w:rPr>
          <w:rStyle w:val="Strong"/>
          <w:rFonts w:ascii="inherit" w:hAnsi="inherit" w:cs="Arial"/>
          <w:color w:val="505050"/>
          <w:sz w:val="20"/>
          <w:szCs w:val="20"/>
          <w:bdr w:val="none" w:sz="0" w:space="0" w:color="auto" w:frame="1"/>
        </w:rPr>
        <w:t xml:space="preserve"> Libraries</w:t>
      </w:r>
      <w:r>
        <w:rPr>
          <w:rFonts w:ascii="oxygen" w:hAnsi="oxygen" w:cs="Arial"/>
          <w:color w:val="505050"/>
          <w:sz w:val="20"/>
          <w:szCs w:val="20"/>
        </w:rPr>
        <w:t> - for all the popular hardware platforms - enable communication with the server and process all the incoming and outcoming commands.</w:t>
      </w:r>
    </w:p>
    <w:p w14:paraId="0C3804C3" w14:textId="77777777" w:rsidR="00C71DD0" w:rsidRDefault="00C71DD0" w:rsidP="00C71DD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xygen" w:hAnsi="oxygen"/>
          <w:color w:val="505050"/>
          <w:sz w:val="20"/>
          <w:szCs w:val="20"/>
        </w:rPr>
      </w:pPr>
      <w:r>
        <w:rPr>
          <w:rFonts w:ascii="oxygen" w:hAnsi="oxygen"/>
          <w:color w:val="505050"/>
          <w:sz w:val="20"/>
          <w:szCs w:val="20"/>
        </w:rPr>
        <w:t xml:space="preserve">Now imagine: every time you press a Button in the </w:t>
      </w:r>
      <w:proofErr w:type="spellStart"/>
      <w:r>
        <w:rPr>
          <w:rFonts w:ascii="oxygen" w:hAnsi="oxygen"/>
          <w:color w:val="505050"/>
          <w:sz w:val="20"/>
          <w:szCs w:val="20"/>
        </w:rPr>
        <w:t>Blynk</w:t>
      </w:r>
      <w:proofErr w:type="spellEnd"/>
      <w:r>
        <w:rPr>
          <w:rFonts w:ascii="oxygen" w:hAnsi="oxygen"/>
          <w:color w:val="505050"/>
          <w:sz w:val="20"/>
          <w:szCs w:val="20"/>
        </w:rPr>
        <w:t xml:space="preserve"> app, the message travels to </w:t>
      </w:r>
      <w:del w:id="1" w:author="Unknown">
        <w:r>
          <w:rPr>
            <w:rFonts w:ascii="inherit" w:hAnsi="inherit"/>
            <w:color w:val="505050"/>
            <w:sz w:val="20"/>
            <w:szCs w:val="20"/>
            <w:bdr w:val="none" w:sz="0" w:space="0" w:color="auto" w:frame="1"/>
          </w:rPr>
          <w:delText>space</w:delText>
        </w:r>
      </w:del>
      <w:r>
        <w:rPr>
          <w:rFonts w:ascii="oxygen" w:hAnsi="oxygen"/>
          <w:color w:val="505050"/>
          <w:sz w:val="20"/>
          <w:szCs w:val="20"/>
        </w:rPr>
        <w:t xml:space="preserve"> the </w:t>
      </w:r>
      <w:proofErr w:type="spellStart"/>
      <w:r>
        <w:rPr>
          <w:rFonts w:ascii="oxygen" w:hAnsi="oxygen"/>
          <w:color w:val="505050"/>
          <w:sz w:val="20"/>
          <w:szCs w:val="20"/>
        </w:rPr>
        <w:t>Blynk</w:t>
      </w:r>
      <w:proofErr w:type="spellEnd"/>
      <w:r>
        <w:rPr>
          <w:rFonts w:ascii="oxygen" w:hAnsi="oxygen"/>
          <w:color w:val="505050"/>
          <w:sz w:val="20"/>
          <w:szCs w:val="20"/>
        </w:rPr>
        <w:t xml:space="preserve"> Cloud, where it magically finds its way to your hardware. It works the same in the opposite direction and everything happens in a </w:t>
      </w:r>
      <w:proofErr w:type="spellStart"/>
      <w:r>
        <w:rPr>
          <w:rFonts w:ascii="oxygen" w:hAnsi="oxygen"/>
          <w:color w:val="505050"/>
          <w:sz w:val="20"/>
          <w:szCs w:val="20"/>
        </w:rPr>
        <w:t>blynk</w:t>
      </w:r>
      <w:proofErr w:type="spellEnd"/>
      <w:r>
        <w:rPr>
          <w:rFonts w:ascii="oxygen" w:hAnsi="oxygen"/>
          <w:color w:val="505050"/>
          <w:sz w:val="20"/>
          <w:szCs w:val="20"/>
        </w:rPr>
        <w:t xml:space="preserve"> of an eye.</w:t>
      </w:r>
    </w:p>
    <w:p w14:paraId="5C1B76A5" w14:textId="3ED7ED9C" w:rsidR="00C71DD0" w:rsidRDefault="00C71DD0" w:rsidP="00C71DD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xygen" w:hAnsi="oxygen"/>
          <w:color w:val="505050"/>
          <w:sz w:val="20"/>
          <w:szCs w:val="20"/>
        </w:rPr>
      </w:pPr>
      <w:r>
        <w:rPr>
          <w:rFonts w:ascii="oxygen" w:hAnsi="oxygen"/>
          <w:noProof/>
          <w:color w:val="505050"/>
          <w:sz w:val="20"/>
          <w:szCs w:val="20"/>
        </w:rPr>
        <w:drawing>
          <wp:inline distT="0" distB="0" distL="0" distR="0" wp14:anchorId="44F00BFE" wp14:editId="455A9376">
            <wp:extent cx="5731510" cy="42843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6E8F" w14:textId="77777777" w:rsidR="00C71DD0" w:rsidRDefault="00C71DD0" w:rsidP="00C71DD0">
      <w:pPr>
        <w:pStyle w:val="Heading2"/>
        <w:pBdr>
          <w:bottom w:val="single" w:sz="6" w:space="8" w:color="auto"/>
        </w:pBdr>
        <w:shd w:val="clear" w:color="auto" w:fill="FFFFFF"/>
        <w:textAlignment w:val="baseline"/>
        <w:rPr>
          <w:rFonts w:ascii="oxygen" w:hAnsi="oxygen"/>
          <w:color w:val="1E1F23"/>
          <w:spacing w:val="15"/>
          <w:sz w:val="34"/>
          <w:szCs w:val="34"/>
        </w:rPr>
      </w:pPr>
      <w:r>
        <w:rPr>
          <w:rFonts w:ascii="oxygen" w:hAnsi="oxygen"/>
          <w:color w:val="1E1F23"/>
          <w:spacing w:val="15"/>
          <w:sz w:val="34"/>
          <w:szCs w:val="34"/>
        </w:rPr>
        <w:t>Features</w:t>
      </w:r>
    </w:p>
    <w:p w14:paraId="2CD53CE4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Similar API &amp; UI for all supported hardware &amp; devices</w:t>
      </w:r>
    </w:p>
    <w:p w14:paraId="0B8DC19C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lastRenderedPageBreak/>
        <w:t>Connection to the cloud using:</w:t>
      </w:r>
    </w:p>
    <w:p w14:paraId="58493BC9" w14:textId="77777777" w:rsidR="00C71DD0" w:rsidRDefault="00C71DD0" w:rsidP="00C71DD0">
      <w:pPr>
        <w:numPr>
          <w:ilvl w:val="1"/>
          <w:numId w:val="4"/>
        </w:numPr>
        <w:shd w:val="clear" w:color="auto" w:fill="FFFFFF"/>
        <w:spacing w:after="0" w:line="240" w:lineRule="auto"/>
        <w:ind w:left="600"/>
        <w:textAlignment w:val="baseline"/>
        <w:rPr>
          <w:rFonts w:ascii="inherit" w:hAnsi="inherit" w:cs="Arial"/>
          <w:color w:val="505050"/>
          <w:sz w:val="20"/>
          <w:szCs w:val="20"/>
        </w:rPr>
      </w:pPr>
      <w:proofErr w:type="spellStart"/>
      <w:r>
        <w:rPr>
          <w:rFonts w:ascii="inherit" w:hAnsi="inherit" w:cs="Arial"/>
          <w:color w:val="505050"/>
          <w:sz w:val="20"/>
          <w:szCs w:val="20"/>
        </w:rPr>
        <w:t>WiFi</w:t>
      </w:r>
      <w:proofErr w:type="spellEnd"/>
    </w:p>
    <w:p w14:paraId="0C877E1E" w14:textId="77777777" w:rsidR="00C71DD0" w:rsidRDefault="00C71DD0" w:rsidP="00C71DD0">
      <w:pPr>
        <w:numPr>
          <w:ilvl w:val="1"/>
          <w:numId w:val="4"/>
        </w:numPr>
        <w:shd w:val="clear" w:color="auto" w:fill="FFFFFF"/>
        <w:spacing w:after="0" w:line="240" w:lineRule="auto"/>
        <w:ind w:left="6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Bluetooth and BLE</w:t>
      </w:r>
    </w:p>
    <w:p w14:paraId="44FDEE2F" w14:textId="77777777" w:rsidR="00C71DD0" w:rsidRDefault="00C71DD0" w:rsidP="00C71DD0">
      <w:pPr>
        <w:numPr>
          <w:ilvl w:val="1"/>
          <w:numId w:val="4"/>
        </w:numPr>
        <w:shd w:val="clear" w:color="auto" w:fill="FFFFFF"/>
        <w:spacing w:after="0" w:line="240" w:lineRule="auto"/>
        <w:ind w:left="6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Ethernet</w:t>
      </w:r>
    </w:p>
    <w:p w14:paraId="5CA75E22" w14:textId="77777777" w:rsidR="00C71DD0" w:rsidRDefault="00C71DD0" w:rsidP="00C71DD0">
      <w:pPr>
        <w:numPr>
          <w:ilvl w:val="1"/>
          <w:numId w:val="4"/>
        </w:numPr>
        <w:shd w:val="clear" w:color="auto" w:fill="FFFFFF"/>
        <w:spacing w:after="0" w:line="240" w:lineRule="auto"/>
        <w:ind w:left="6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USB (Serial)</w:t>
      </w:r>
    </w:p>
    <w:p w14:paraId="1BD32F1F" w14:textId="77777777" w:rsidR="00C71DD0" w:rsidRDefault="00C71DD0" w:rsidP="00C71DD0">
      <w:pPr>
        <w:numPr>
          <w:ilvl w:val="1"/>
          <w:numId w:val="4"/>
        </w:numPr>
        <w:shd w:val="clear" w:color="auto" w:fill="FFFFFF"/>
        <w:spacing w:after="0" w:line="240" w:lineRule="auto"/>
        <w:ind w:left="6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GSM</w:t>
      </w:r>
    </w:p>
    <w:p w14:paraId="0FC379E7" w14:textId="77777777" w:rsidR="00C71DD0" w:rsidRDefault="00C71DD0" w:rsidP="00C71DD0">
      <w:pPr>
        <w:numPr>
          <w:ilvl w:val="1"/>
          <w:numId w:val="4"/>
        </w:numPr>
        <w:shd w:val="clear" w:color="auto" w:fill="FFFFFF"/>
        <w:spacing w:after="0" w:line="240" w:lineRule="auto"/>
        <w:ind w:left="6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…</w:t>
      </w:r>
    </w:p>
    <w:p w14:paraId="59284AE3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Set of easy-to-use Widgets</w:t>
      </w:r>
    </w:p>
    <w:p w14:paraId="79CDDA9A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Direct pin manipulation with no code writing</w:t>
      </w:r>
    </w:p>
    <w:p w14:paraId="6948349D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Easy to integrate and add new functionality using virtual pins</w:t>
      </w:r>
    </w:p>
    <w:p w14:paraId="12174FD1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 xml:space="preserve">History data monitoring via </w:t>
      </w:r>
      <w:proofErr w:type="spellStart"/>
      <w:r>
        <w:rPr>
          <w:rFonts w:ascii="inherit" w:hAnsi="inherit" w:cs="Arial"/>
          <w:color w:val="505050"/>
          <w:sz w:val="20"/>
          <w:szCs w:val="20"/>
        </w:rPr>
        <w:t>SuperChart</w:t>
      </w:r>
      <w:proofErr w:type="spellEnd"/>
      <w:r>
        <w:rPr>
          <w:rFonts w:ascii="inherit" w:hAnsi="inherit" w:cs="Arial"/>
          <w:color w:val="505050"/>
          <w:sz w:val="20"/>
          <w:szCs w:val="20"/>
        </w:rPr>
        <w:t xml:space="preserve"> widget</w:t>
      </w:r>
    </w:p>
    <w:p w14:paraId="235DC42B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Device-to-Device communication using Bridge Widget</w:t>
      </w:r>
    </w:p>
    <w:p w14:paraId="5F3B64C9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Sending emails, tweets, push notifications, etc.</w:t>
      </w:r>
    </w:p>
    <w:p w14:paraId="04965195" w14:textId="77777777" w:rsidR="00C71DD0" w:rsidRDefault="00C71DD0" w:rsidP="00C71DD0">
      <w:pPr>
        <w:numPr>
          <w:ilvl w:val="0"/>
          <w:numId w:val="4"/>
        </w:numPr>
        <w:shd w:val="clear" w:color="auto" w:fill="FFFFFF"/>
        <w:spacing w:after="0" w:line="240" w:lineRule="auto"/>
        <w:ind w:left="300"/>
        <w:textAlignment w:val="baseline"/>
        <w:rPr>
          <w:rFonts w:ascii="inherit" w:hAnsi="inherit" w:cs="Arial"/>
          <w:color w:val="505050"/>
          <w:sz w:val="20"/>
          <w:szCs w:val="20"/>
        </w:rPr>
      </w:pPr>
      <w:r>
        <w:rPr>
          <w:rFonts w:ascii="inherit" w:hAnsi="inherit" w:cs="Arial"/>
          <w:color w:val="505050"/>
          <w:sz w:val="20"/>
          <w:szCs w:val="20"/>
        </w:rPr>
        <w:t>… new features are constantly added!</w:t>
      </w:r>
    </w:p>
    <w:p w14:paraId="2E0D60B9" w14:textId="75808C88" w:rsidR="00C71DD0" w:rsidRPr="00C71DD0" w:rsidRDefault="00C71DD0" w:rsidP="00C71DD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xygen" w:hAnsi="oxygen"/>
          <w:color w:val="505050"/>
          <w:sz w:val="20"/>
          <w:szCs w:val="20"/>
        </w:rPr>
      </w:pPr>
      <w:r>
        <w:rPr>
          <w:rFonts w:ascii="oxygen" w:hAnsi="oxygen"/>
          <w:color w:val="505050"/>
          <w:sz w:val="20"/>
          <w:szCs w:val="20"/>
        </w:rPr>
        <w:t>You can find </w:t>
      </w:r>
      <w:hyperlink r:id="rId10" w:history="1">
        <w:r>
          <w:rPr>
            <w:rStyle w:val="Hyperlink"/>
            <w:rFonts w:ascii="inherit" w:hAnsi="inherit"/>
            <w:color w:val="24C48E"/>
            <w:sz w:val="20"/>
            <w:szCs w:val="20"/>
            <w:bdr w:val="none" w:sz="0" w:space="0" w:color="auto" w:frame="1"/>
          </w:rPr>
          <w:t>example sketches</w:t>
        </w:r>
      </w:hyperlink>
      <w:r>
        <w:rPr>
          <w:rFonts w:ascii="oxygen" w:hAnsi="oxygen"/>
          <w:color w:val="505050"/>
          <w:sz w:val="20"/>
          <w:szCs w:val="20"/>
        </w:rPr>
        <w:t xml:space="preserve"> covering basic </w:t>
      </w:r>
      <w:proofErr w:type="spellStart"/>
      <w:r>
        <w:rPr>
          <w:rFonts w:ascii="oxygen" w:hAnsi="oxygen"/>
          <w:color w:val="505050"/>
          <w:sz w:val="20"/>
          <w:szCs w:val="20"/>
        </w:rPr>
        <w:t>Blynk</w:t>
      </w:r>
      <w:proofErr w:type="spellEnd"/>
      <w:r>
        <w:rPr>
          <w:rFonts w:ascii="oxygen" w:hAnsi="oxygen"/>
          <w:color w:val="505050"/>
          <w:sz w:val="20"/>
          <w:szCs w:val="20"/>
        </w:rPr>
        <w:t xml:space="preserve"> Features. They are included in the library. All the sketches are designed to be easily combined with each other.</w:t>
      </w:r>
    </w:p>
    <w:p w14:paraId="7B192E67" w14:textId="77777777" w:rsidR="00C71DD0" w:rsidRPr="00C71DD0" w:rsidRDefault="00C71DD0" w:rsidP="00C71DD0">
      <w:pPr>
        <w:pStyle w:val="ListParagraph"/>
        <w:rPr>
          <w:sz w:val="44"/>
          <w:szCs w:val="44"/>
        </w:rPr>
      </w:pPr>
    </w:p>
    <w:p w14:paraId="64638891" w14:textId="77777777" w:rsidR="00C71DD0" w:rsidRDefault="00C71DD0" w:rsidP="00C71DD0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 xml:space="preserve">        </w:t>
      </w:r>
      <w:r>
        <w:rPr>
          <w:noProof/>
          <w:sz w:val="40"/>
          <w:szCs w:val="40"/>
          <w:u w:val="single"/>
        </w:rPr>
        <w:drawing>
          <wp:inline distT="0" distB="0" distL="0" distR="0" wp14:anchorId="169F5E8D" wp14:editId="2D9D1107">
            <wp:extent cx="4985385" cy="88633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ynk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1A15" w14:textId="77777777" w:rsidR="00C71DD0" w:rsidRDefault="00C71DD0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IFTTT SERVER Configuration</w:t>
      </w:r>
    </w:p>
    <w:p w14:paraId="1E51439A" w14:textId="77777777" w:rsidR="00C71DD0" w:rsidRPr="00C71DD0" w:rsidRDefault="00C71DD0" w:rsidP="00C71DD0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 w:line="600" w:lineRule="auto"/>
        <w:ind w:left="0"/>
        <w:rPr>
          <w:rFonts w:ascii="Arial" w:hAnsi="Arial" w:cs="Arial"/>
          <w:color w:val="222222"/>
          <w:sz w:val="40"/>
          <w:szCs w:val="40"/>
        </w:rPr>
      </w:pPr>
      <w:r w:rsidRPr="00C71DD0">
        <w:rPr>
          <w:rFonts w:ascii="Arial" w:hAnsi="Arial" w:cs="Arial"/>
          <w:color w:val="222222"/>
          <w:sz w:val="40"/>
          <w:szCs w:val="40"/>
        </w:rPr>
        <w:t>Create a free account.</w:t>
      </w:r>
    </w:p>
    <w:p w14:paraId="2E9B3487" w14:textId="77777777" w:rsidR="00C71DD0" w:rsidRPr="00C71DD0" w:rsidRDefault="00C71DD0" w:rsidP="00C71DD0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 w:line="600" w:lineRule="auto"/>
        <w:ind w:left="0"/>
        <w:rPr>
          <w:rFonts w:ascii="Arial" w:hAnsi="Arial" w:cs="Arial"/>
          <w:color w:val="222222"/>
          <w:sz w:val="40"/>
          <w:szCs w:val="40"/>
        </w:rPr>
      </w:pPr>
      <w:r w:rsidRPr="00C71DD0">
        <w:rPr>
          <w:rFonts w:ascii="Arial" w:hAnsi="Arial" w:cs="Arial"/>
          <w:color w:val="222222"/>
          <w:sz w:val="40"/>
          <w:szCs w:val="40"/>
        </w:rPr>
        <w:t>Browse the </w:t>
      </w:r>
      <w:r w:rsidRPr="00C71DD0">
        <w:rPr>
          <w:rFonts w:ascii="Arial" w:hAnsi="Arial" w:cs="Arial"/>
          <w:b/>
          <w:bCs/>
          <w:color w:val="222222"/>
          <w:sz w:val="40"/>
          <w:szCs w:val="40"/>
        </w:rPr>
        <w:t>IFTTT</w:t>
      </w:r>
      <w:r w:rsidRPr="00C71DD0">
        <w:rPr>
          <w:rFonts w:ascii="Arial" w:hAnsi="Arial" w:cs="Arial"/>
          <w:color w:val="222222"/>
          <w:sz w:val="40"/>
          <w:szCs w:val="40"/>
        </w:rPr>
        <w:t> website or app to find an Applet that interests you.</w:t>
      </w:r>
    </w:p>
    <w:p w14:paraId="133AE0C2" w14:textId="77777777" w:rsidR="00C71DD0" w:rsidRPr="00C71DD0" w:rsidRDefault="00C71DD0" w:rsidP="00C71DD0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 w:line="600" w:lineRule="auto"/>
        <w:ind w:left="0"/>
        <w:rPr>
          <w:rFonts w:ascii="Arial" w:hAnsi="Arial" w:cs="Arial"/>
          <w:color w:val="222222"/>
          <w:sz w:val="40"/>
          <w:szCs w:val="40"/>
        </w:rPr>
      </w:pPr>
      <w:r w:rsidRPr="00C71DD0">
        <w:rPr>
          <w:rFonts w:ascii="Arial" w:hAnsi="Arial" w:cs="Arial"/>
          <w:color w:val="222222"/>
          <w:sz w:val="40"/>
          <w:szCs w:val="40"/>
        </w:rPr>
        <w:t>Click into the Applet and turn it on.</w:t>
      </w:r>
    </w:p>
    <w:p w14:paraId="54CD316A" w14:textId="77777777" w:rsidR="00C71DD0" w:rsidRPr="00C71DD0" w:rsidRDefault="00C71DD0" w:rsidP="00C71DD0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 w:line="600" w:lineRule="auto"/>
        <w:ind w:left="0"/>
        <w:rPr>
          <w:rFonts w:ascii="Arial" w:hAnsi="Arial" w:cs="Arial"/>
          <w:color w:val="222222"/>
          <w:sz w:val="40"/>
          <w:szCs w:val="40"/>
        </w:rPr>
      </w:pPr>
      <w:r w:rsidRPr="00C71DD0">
        <w:rPr>
          <w:rFonts w:ascii="Arial" w:hAnsi="Arial" w:cs="Arial"/>
          <w:color w:val="222222"/>
          <w:sz w:val="40"/>
          <w:szCs w:val="40"/>
        </w:rPr>
        <w:t>Connect the services that are involved in the Applet — this is only so we can use them to run Applets on your behalf. ...</w:t>
      </w:r>
    </w:p>
    <w:p w14:paraId="5EED9F86" w14:textId="77777777" w:rsidR="00C71DD0" w:rsidRPr="00C71DD0" w:rsidRDefault="00C71DD0" w:rsidP="00C71DD0">
      <w:pPr>
        <w:pStyle w:val="trt0xe"/>
        <w:numPr>
          <w:ilvl w:val="0"/>
          <w:numId w:val="5"/>
        </w:numPr>
        <w:shd w:val="clear" w:color="auto" w:fill="FFFFFF"/>
        <w:spacing w:before="0" w:beforeAutospacing="0" w:after="60" w:afterAutospacing="0" w:line="600" w:lineRule="auto"/>
        <w:ind w:left="0"/>
        <w:rPr>
          <w:rFonts w:ascii="Arial" w:hAnsi="Arial" w:cs="Arial"/>
          <w:color w:val="222222"/>
          <w:sz w:val="40"/>
          <w:szCs w:val="40"/>
        </w:rPr>
      </w:pPr>
      <w:r w:rsidRPr="00C71DD0">
        <w:rPr>
          <w:rFonts w:ascii="Arial" w:hAnsi="Arial" w:cs="Arial"/>
          <w:color w:val="222222"/>
          <w:sz w:val="40"/>
          <w:szCs w:val="40"/>
        </w:rPr>
        <w:t>Find more Applets, and repeat!</w:t>
      </w:r>
    </w:p>
    <w:p w14:paraId="5F07FC2F" w14:textId="1E0A2383" w:rsidR="00C71DD0" w:rsidRPr="00C71DD0" w:rsidRDefault="00C71DD0" w:rsidP="00C71DD0">
      <w:pPr>
        <w:spacing w:line="600" w:lineRule="auto"/>
        <w:rPr>
          <w:sz w:val="40"/>
          <w:szCs w:val="40"/>
          <w:u w:val="single"/>
        </w:rPr>
      </w:pPr>
      <w:r w:rsidRPr="00C71DD0">
        <w:rPr>
          <w:sz w:val="40"/>
          <w:szCs w:val="40"/>
          <w:u w:val="single"/>
        </w:rPr>
        <w:br w:type="page"/>
      </w:r>
    </w:p>
    <w:p w14:paraId="78461D17" w14:textId="597B01FC" w:rsidR="00C71DD0" w:rsidRPr="00C71DD0" w:rsidRDefault="00C71DD0" w:rsidP="00C71DD0">
      <w:pPr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6B49F315" wp14:editId="72653CB4">
            <wp:extent cx="4985385" cy="886333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ft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145E9713" wp14:editId="3A2DAC8D">
            <wp:extent cx="4985385" cy="88633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fttt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</w:rPr>
        <w:lastRenderedPageBreak/>
        <w:drawing>
          <wp:inline distT="0" distB="0" distL="0" distR="0" wp14:anchorId="132B62FA" wp14:editId="3D55FD68">
            <wp:extent cx="4985385" cy="886333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fttt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7AA9" w14:textId="77777777" w:rsidR="00C71DD0" w:rsidRPr="00C71DD0" w:rsidRDefault="00C71DD0" w:rsidP="00C71DD0">
      <w:pPr>
        <w:spacing w:after="11"/>
        <w:ind w:left="720"/>
        <w:rPr>
          <w:rFonts w:ascii="Century Schoolbook" w:eastAsia="Century Schoolbook" w:hAnsi="Century Schoolbook" w:cs="Century Schoolbook"/>
          <w:color w:val="222222"/>
          <w:sz w:val="36"/>
          <w:lang w:val="en-US"/>
        </w:rPr>
      </w:pPr>
      <w:r w:rsidRPr="00C71DD0">
        <w:rPr>
          <w:rFonts w:ascii="Century Schoolbook" w:eastAsia="Century Schoolbook" w:hAnsi="Century Schoolbook" w:cs="Century Schoolbook"/>
          <w:color w:val="000000"/>
          <w:sz w:val="52"/>
          <w:lang w:val="en-US"/>
        </w:rPr>
        <w:lastRenderedPageBreak/>
        <w:t xml:space="preserve">REFERENCES : </w:t>
      </w:r>
    </w:p>
    <w:p w14:paraId="6F39733E" w14:textId="77777777" w:rsidR="00C71DD0" w:rsidRPr="00C71DD0" w:rsidRDefault="00C71DD0" w:rsidP="00C71DD0">
      <w:pPr>
        <w:spacing w:after="0"/>
        <w:ind w:left="720"/>
        <w:rPr>
          <w:rFonts w:ascii="Century Schoolbook" w:eastAsia="Century Schoolbook" w:hAnsi="Century Schoolbook" w:cs="Century Schoolbook"/>
          <w:color w:val="222222"/>
          <w:sz w:val="36"/>
          <w:lang w:val="en-US"/>
        </w:rPr>
      </w:pPr>
      <w:r w:rsidRPr="00C71DD0">
        <w:rPr>
          <w:rFonts w:ascii="Century Schoolbook" w:eastAsia="Century Schoolbook" w:hAnsi="Century Schoolbook" w:cs="Century Schoolbook"/>
          <w:color w:val="000000"/>
          <w:sz w:val="52"/>
          <w:lang w:val="en-US"/>
        </w:rPr>
        <w:t xml:space="preserve"> </w:t>
      </w:r>
    </w:p>
    <w:p w14:paraId="0A07072A" w14:textId="77777777" w:rsidR="00C71DD0" w:rsidRPr="00C71DD0" w:rsidRDefault="00C71DD0" w:rsidP="00C71DD0">
      <w:pPr>
        <w:numPr>
          <w:ilvl w:val="0"/>
          <w:numId w:val="6"/>
        </w:numPr>
        <w:spacing w:after="61" w:line="261" w:lineRule="auto"/>
        <w:ind w:right="528" w:hanging="360"/>
        <w:rPr>
          <w:rFonts w:ascii="Century Schoolbook" w:eastAsia="Century Schoolbook" w:hAnsi="Century Schoolbook" w:cs="Century Schoolbook"/>
          <w:color w:val="222222"/>
          <w:sz w:val="36"/>
          <w:lang w:val="en-US"/>
        </w:rPr>
      </w:pPr>
      <w:hyperlink r:id="rId15" w:history="1">
        <w:r w:rsidRPr="00C71DD0">
          <w:rPr>
            <w:rFonts w:ascii="Century Schoolbook" w:eastAsia="Century Schoolbook" w:hAnsi="Century Schoolbook" w:cs="Century Schoolbook"/>
            <w:color w:val="0000FF"/>
            <w:sz w:val="36"/>
            <w:u w:val="single"/>
            <w:lang w:val="en-US"/>
          </w:rPr>
          <w:t>https://codeometry.in/home-automation-using-nodemcu-and-google-assistant/</w:t>
        </w:r>
      </w:hyperlink>
    </w:p>
    <w:p w14:paraId="4AAA90A0" w14:textId="77777777" w:rsidR="00C71DD0" w:rsidRPr="00C71DD0" w:rsidRDefault="00C71DD0" w:rsidP="00C71DD0">
      <w:pPr>
        <w:numPr>
          <w:ilvl w:val="0"/>
          <w:numId w:val="6"/>
        </w:numPr>
        <w:spacing w:after="61" w:line="261" w:lineRule="auto"/>
        <w:ind w:right="528" w:hanging="360"/>
        <w:rPr>
          <w:rFonts w:ascii="Century Schoolbook" w:eastAsia="Century Schoolbook" w:hAnsi="Century Schoolbook" w:cs="Century Schoolbook"/>
          <w:color w:val="222222"/>
          <w:sz w:val="36"/>
          <w:lang w:val="en-US"/>
        </w:rPr>
      </w:pPr>
      <w:proofErr w:type="spellStart"/>
      <w:r w:rsidRPr="00C71DD0">
        <w:rPr>
          <w:rFonts w:ascii="Century Schoolbook" w:eastAsia="Century Schoolbook" w:hAnsi="Century Schoolbook" w:cs="Century Schoolbook"/>
          <w:color w:val="000000"/>
          <w:sz w:val="36"/>
          <w:lang w:val="en-US"/>
        </w:rPr>
        <w:t>Youtube</w:t>
      </w:r>
      <w:proofErr w:type="spellEnd"/>
    </w:p>
    <w:p w14:paraId="0C7B3713" w14:textId="77777777" w:rsidR="00C71DD0" w:rsidRPr="00C71DD0" w:rsidRDefault="00C71DD0" w:rsidP="00C71DD0">
      <w:pPr>
        <w:numPr>
          <w:ilvl w:val="0"/>
          <w:numId w:val="6"/>
        </w:numPr>
        <w:spacing w:after="61" w:line="261" w:lineRule="auto"/>
        <w:ind w:right="528" w:hanging="360"/>
        <w:rPr>
          <w:rFonts w:ascii="Century Schoolbook" w:eastAsia="Century Schoolbook" w:hAnsi="Century Schoolbook" w:cs="Century Schoolbook"/>
          <w:color w:val="222222"/>
          <w:sz w:val="36"/>
          <w:lang w:val="en-US"/>
        </w:rPr>
      </w:pPr>
      <w:r w:rsidRPr="00C71DD0">
        <w:rPr>
          <w:rFonts w:ascii="Century Schoolbook" w:eastAsia="Century Schoolbook" w:hAnsi="Century Schoolbook" w:cs="Century Schoolbook"/>
          <w:color w:val="000000"/>
          <w:sz w:val="36"/>
          <w:lang w:val="en-US"/>
        </w:rPr>
        <w:t>Hackster.io</w:t>
      </w:r>
    </w:p>
    <w:p w14:paraId="6DFC8B6C" w14:textId="77777777" w:rsidR="00C71DD0" w:rsidRPr="00C71DD0" w:rsidRDefault="00C71DD0" w:rsidP="00C71DD0">
      <w:pPr>
        <w:numPr>
          <w:ilvl w:val="0"/>
          <w:numId w:val="6"/>
        </w:numPr>
        <w:spacing w:after="61" w:line="261" w:lineRule="auto"/>
        <w:ind w:right="528" w:hanging="360"/>
        <w:rPr>
          <w:rFonts w:ascii="Century Schoolbook" w:eastAsia="Century Schoolbook" w:hAnsi="Century Schoolbook" w:cs="Century Schoolbook"/>
          <w:color w:val="222222"/>
          <w:sz w:val="36"/>
          <w:lang w:val="en-US"/>
        </w:rPr>
      </w:pPr>
      <w:r w:rsidRPr="00C71DD0">
        <w:rPr>
          <w:rFonts w:ascii="Century Schoolbook" w:eastAsia="Century Schoolbook" w:hAnsi="Century Schoolbook" w:cs="Century Schoolbook"/>
          <w:color w:val="000000"/>
          <w:sz w:val="36"/>
          <w:lang w:val="en-US"/>
        </w:rPr>
        <w:t xml:space="preserve">Toptechboy.com </w:t>
      </w:r>
    </w:p>
    <w:p w14:paraId="6EDAED27" w14:textId="77777777" w:rsidR="005F1424" w:rsidRDefault="005F1424">
      <w:bookmarkStart w:id="2" w:name="_GoBack"/>
      <w:bookmarkEnd w:id="2"/>
    </w:p>
    <w:sectPr w:rsidR="005F14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xyge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D7CBF"/>
    <w:multiLevelType w:val="hybridMultilevel"/>
    <w:tmpl w:val="A468B424"/>
    <w:lvl w:ilvl="0" w:tplc="EBA8352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3F52CDF"/>
    <w:multiLevelType w:val="hybridMultilevel"/>
    <w:tmpl w:val="BD9215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40033"/>
    <w:multiLevelType w:val="hybridMultilevel"/>
    <w:tmpl w:val="AEB6EF98"/>
    <w:lvl w:ilvl="0" w:tplc="1B04CA3E">
      <w:start w:val="1"/>
      <w:numFmt w:val="decimal"/>
      <w:lvlText w:val="%1."/>
      <w:lvlJc w:val="left"/>
      <w:pPr>
        <w:ind w:left="10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072E944">
      <w:start w:val="1"/>
      <w:numFmt w:val="lowerLetter"/>
      <w:lvlText w:val="%2"/>
      <w:lvlJc w:val="left"/>
      <w:pPr>
        <w:ind w:left="10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5DD63E06">
      <w:start w:val="1"/>
      <w:numFmt w:val="lowerRoman"/>
      <w:lvlText w:val="%3"/>
      <w:lvlJc w:val="left"/>
      <w:pPr>
        <w:ind w:left="180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A385EE8">
      <w:start w:val="1"/>
      <w:numFmt w:val="decimal"/>
      <w:lvlText w:val="%4"/>
      <w:lvlJc w:val="left"/>
      <w:pPr>
        <w:ind w:left="252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8C25D66">
      <w:start w:val="1"/>
      <w:numFmt w:val="lowerLetter"/>
      <w:lvlText w:val="%5"/>
      <w:lvlJc w:val="left"/>
      <w:pPr>
        <w:ind w:left="324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2E8AD98">
      <w:start w:val="1"/>
      <w:numFmt w:val="lowerRoman"/>
      <w:lvlText w:val="%6"/>
      <w:lvlJc w:val="left"/>
      <w:pPr>
        <w:ind w:left="396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522B160">
      <w:start w:val="1"/>
      <w:numFmt w:val="decimal"/>
      <w:lvlText w:val="%7"/>
      <w:lvlJc w:val="left"/>
      <w:pPr>
        <w:ind w:left="46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3C76F480">
      <w:start w:val="1"/>
      <w:numFmt w:val="lowerLetter"/>
      <w:lvlText w:val="%8"/>
      <w:lvlJc w:val="left"/>
      <w:pPr>
        <w:ind w:left="540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E3ABFBC">
      <w:start w:val="1"/>
      <w:numFmt w:val="lowerRoman"/>
      <w:lvlText w:val="%9"/>
      <w:lvlJc w:val="left"/>
      <w:pPr>
        <w:ind w:left="612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853B6F"/>
    <w:multiLevelType w:val="multilevel"/>
    <w:tmpl w:val="B65A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32CE6"/>
    <w:multiLevelType w:val="multilevel"/>
    <w:tmpl w:val="81121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606D26"/>
    <w:multiLevelType w:val="multilevel"/>
    <w:tmpl w:val="30E2A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66F"/>
    <w:rsid w:val="002F466F"/>
    <w:rsid w:val="00405C3B"/>
    <w:rsid w:val="0051463D"/>
    <w:rsid w:val="005F1424"/>
    <w:rsid w:val="00C71DD0"/>
    <w:rsid w:val="00F31EB5"/>
    <w:rsid w:val="00F7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CDD59"/>
  <w15:chartTrackingRefBased/>
  <w15:docId w15:val="{464C5664-8D92-45BC-B7F1-CD2EE574C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9"/>
    <w:unhideWhenUsed/>
    <w:qFormat/>
    <w:rsid w:val="0051463D"/>
    <w:pPr>
      <w:keepNext/>
      <w:keepLines/>
      <w:spacing w:after="0"/>
      <w:ind w:right="550"/>
      <w:jc w:val="center"/>
      <w:outlineLvl w:val="1"/>
    </w:pPr>
    <w:rPr>
      <w:rFonts w:ascii="Century Schoolbook" w:eastAsia="Century Schoolbook" w:hAnsi="Century Schoolbook" w:cs="Century Schoolbook"/>
      <w:b/>
      <w:color w:val="FF0000"/>
      <w:sz w:val="5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1463D"/>
    <w:rPr>
      <w:rFonts w:ascii="Century Schoolbook" w:eastAsia="Century Schoolbook" w:hAnsi="Century Schoolbook" w:cs="Century Schoolbook"/>
      <w:b/>
      <w:color w:val="FF0000"/>
      <w:sz w:val="52"/>
      <w:lang w:val="en-US"/>
    </w:rPr>
  </w:style>
  <w:style w:type="paragraph" w:styleId="ListParagraph">
    <w:name w:val="List Paragraph"/>
    <w:basedOn w:val="Normal"/>
    <w:uiPriority w:val="34"/>
    <w:qFormat/>
    <w:rsid w:val="0051463D"/>
    <w:pPr>
      <w:ind w:left="720"/>
      <w:contextualSpacing/>
    </w:pPr>
  </w:style>
  <w:style w:type="table" w:styleId="TableGrid">
    <w:name w:val="Table Grid"/>
    <w:basedOn w:val="TableNormal"/>
    <w:uiPriority w:val="39"/>
    <w:rsid w:val="005F14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71DD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71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71DD0"/>
    <w:rPr>
      <w:b/>
      <w:bCs/>
    </w:rPr>
  </w:style>
  <w:style w:type="paragraph" w:customStyle="1" w:styleId="trt0xe">
    <w:name w:val="trt0xe"/>
    <w:basedOn w:val="Normal"/>
    <w:rsid w:val="00C71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8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blynk.cc/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blynk.io/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jpeg"/><Relationship Id="rId5" Type="http://schemas.openxmlformats.org/officeDocument/2006/relationships/image" Target="media/image1.jpg"/><Relationship Id="rId15" Type="http://schemas.openxmlformats.org/officeDocument/2006/relationships/hyperlink" Target="https://codeometry.in/home-automation-using-nodemcu-and-google-assistant/" TargetMode="External"/><Relationship Id="rId10" Type="http://schemas.openxmlformats.org/officeDocument/2006/relationships/hyperlink" Target="https://github.com/blynkkk/blynk-library/tree/master/exampl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DAS</dc:creator>
  <cp:keywords/>
  <dc:description/>
  <cp:lastModifiedBy>ROHIT KUMAR DAS</cp:lastModifiedBy>
  <cp:revision>4</cp:revision>
  <dcterms:created xsi:type="dcterms:W3CDTF">2019-11-21T06:36:00Z</dcterms:created>
  <dcterms:modified xsi:type="dcterms:W3CDTF">2019-11-21T08:02:00Z</dcterms:modified>
</cp:coreProperties>
</file>